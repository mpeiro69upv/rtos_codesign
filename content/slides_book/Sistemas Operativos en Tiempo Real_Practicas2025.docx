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B3093" w14:textId="6AF6AD59" w:rsidR="00B325BE" w:rsidRPr="00E105A8" w:rsidRDefault="00EF12A0" w:rsidP="00E105A8">
      <w:pPr>
        <w:rPr>
          <w:b/>
          <w:bCs/>
          <w:i/>
          <w:iCs/>
          <w:sz w:val="28"/>
          <w:szCs w:val="28"/>
        </w:rPr>
      </w:pPr>
      <w:r w:rsidRPr="00E105A8">
        <w:rPr>
          <w:b/>
          <w:bCs/>
          <w:i/>
          <w:iCs/>
          <w:sz w:val="28"/>
          <w:szCs w:val="28"/>
        </w:rPr>
        <w:t>OBJETIVOS</w:t>
      </w:r>
    </w:p>
    <w:p w14:paraId="3F98E8DE" w14:textId="5FF295A3" w:rsidR="00EF12A0" w:rsidRDefault="00EF12A0" w:rsidP="00E105A8">
      <w:r>
        <w:t>En esta práctica vamos a abordar los fundamentos de trabajo de un sistema operativo en tiempo real –RTOS</w:t>
      </w:r>
      <w:r w:rsidRPr="00CC6A4A">
        <w:t>.</w:t>
      </w:r>
      <w:r>
        <w:t xml:space="preserve"> Las prácticas se fundamentan en el uso de MicroC/OS-II, también conocido como uCOSII. En esta asignatura uCOSII se asocia con la arquitectura de un softcore o microprocesador software de Intel, el conocido NIOS.</w:t>
      </w:r>
    </w:p>
    <w:p w14:paraId="3F094B4E" w14:textId="0745A10A" w:rsidR="00EF12A0" w:rsidRDefault="00EF12A0" w:rsidP="00E105A8">
      <w:r>
        <w:t xml:space="preserve">Se sobreentiende que para la realización de la práctica el alumno está familiarizado con el diseño de microprocesadores NIOS y sus periféricos mediante las herramientas de Intel_FPGA: </w:t>
      </w:r>
      <w:r w:rsidRPr="00122B9C">
        <w:rPr>
          <w:i/>
          <w:iCs/>
        </w:rPr>
        <w:t>Platform Designer</w:t>
      </w:r>
      <w:r>
        <w:t>. Asimismo, es necesario conocer IDE de ECLIPSE de Intel_FPGA, donde desarrollaremos nuestros ejemplos de programación con RTOS.</w:t>
      </w:r>
    </w:p>
    <w:p w14:paraId="629AC4AD" w14:textId="5748935E" w:rsidR="00EF12A0" w:rsidRDefault="00EF12A0" w:rsidP="00E105A8">
      <w:r>
        <w:t>Las prácticas de uCOSII están pensadas inicialmente para poder ser ejecutadas sobre una tarjeta DE</w:t>
      </w:r>
      <w:r w:rsidR="00951B76">
        <w:t>1-SoC</w:t>
      </w:r>
      <w:r>
        <w:t xml:space="preserve"> con un fichero .sopc que permita acceder a todos los recursos hardware de dicha tarjeta, es decir la FPGA no solo dispondrá de NIOSII como procesador sino que existirán el resto de periféricos asociados a drivers que permitan el acceso a los recursos como memoria (FLASH, DRAM,…), VGA, teclado, LCD, Ethernet, audio y resto de componentes de DE</w:t>
      </w:r>
      <w:r w:rsidR="00951B76">
        <w:t>1-SoC</w:t>
      </w:r>
      <w:r>
        <w:t>.</w:t>
      </w:r>
    </w:p>
    <w:p w14:paraId="00B439D8" w14:textId="77777777" w:rsidR="00C7318B" w:rsidRPr="00B035DC" w:rsidRDefault="00C7318B" w:rsidP="00E105A8"/>
    <w:p w14:paraId="6EFCC86D" w14:textId="3BF5D40F" w:rsidR="00EF12A0" w:rsidRPr="00E105A8" w:rsidRDefault="00EF12A0" w:rsidP="00E105A8">
      <w:pPr>
        <w:rPr>
          <w:b/>
          <w:bCs/>
          <w:i/>
          <w:iCs/>
          <w:sz w:val="28"/>
          <w:szCs w:val="28"/>
        </w:rPr>
      </w:pPr>
      <w:r w:rsidRPr="00E105A8">
        <w:rPr>
          <w:b/>
          <w:bCs/>
          <w:i/>
          <w:iCs/>
          <w:sz w:val="28"/>
          <w:szCs w:val="28"/>
        </w:rPr>
        <w:t>INICIO DE LA SESIÓN</w:t>
      </w:r>
    </w:p>
    <w:p w14:paraId="7D51D3B6" w14:textId="2E872A61" w:rsidR="00EF12A0" w:rsidRPr="00E67046" w:rsidRDefault="00EF12A0" w:rsidP="00E105A8">
      <w:r w:rsidRPr="00E67046">
        <w:t xml:space="preserve">Inicialmente vamos a crear nuestro primer proyecto con uCOSII, denominado </w:t>
      </w:r>
      <w:r w:rsidR="00402B6E">
        <w:rPr>
          <w:b/>
          <w:bCs/>
        </w:rPr>
        <w:t>LAB_RTOS</w:t>
      </w:r>
      <w:r w:rsidRPr="00E67046">
        <w:t xml:space="preserve">. </w:t>
      </w:r>
    </w:p>
    <w:p w14:paraId="2D1600B2" w14:textId="3EC8D6CB" w:rsidR="00EF12A0" w:rsidRPr="00E67046" w:rsidRDefault="00EF12A0" w:rsidP="00E105A8">
      <w:pPr>
        <w:pStyle w:val="Prrafodelista"/>
        <w:numPr>
          <w:ilvl w:val="0"/>
          <w:numId w:val="6"/>
        </w:numPr>
      </w:pPr>
      <w:r>
        <w:t xml:space="preserve">Descargue </w:t>
      </w:r>
      <w:r w:rsidR="4052937C">
        <w:t>los ficheros SOPCINFO y SOF</w:t>
      </w:r>
      <w:r>
        <w:t xml:space="preserve"> desde PoliformaT. </w:t>
      </w:r>
      <w:r w:rsidR="5BDA19A8">
        <w:t>Inicie Quartus.</w:t>
      </w:r>
      <w:r w:rsidR="004C06C3">
        <w:t xml:space="preserve"> </w:t>
      </w:r>
      <w:r w:rsidRPr="00E67046">
        <w:t>Programe el dispositivo mediante el fichero DE</w:t>
      </w:r>
      <w:r w:rsidR="0079694F">
        <w:t>1_SoC</w:t>
      </w:r>
      <w:r w:rsidRPr="00E67046">
        <w:t>_Media_Computer.sof.</w:t>
      </w:r>
    </w:p>
    <w:p w14:paraId="40256A68" w14:textId="347FF1EB" w:rsidR="00EF12A0" w:rsidRPr="00E67046" w:rsidRDefault="00EF12A0" w:rsidP="00E105A8">
      <w:pPr>
        <w:pStyle w:val="Prrafodelista"/>
        <w:numPr>
          <w:ilvl w:val="0"/>
          <w:numId w:val="6"/>
        </w:numPr>
      </w:pPr>
      <w:r w:rsidRPr="00E67046">
        <w:t xml:space="preserve">Inicie ECLIPSE desde QuartusII mediante </w:t>
      </w:r>
      <w:r w:rsidRPr="00E105A8">
        <w:rPr>
          <w:i/>
        </w:rPr>
        <w:t>Tools-&gt;NIOSII Software Build Tools for Eclipse</w:t>
      </w:r>
      <w:r w:rsidRPr="00E67046">
        <w:t>, el workspace indicado debe ser /DE</w:t>
      </w:r>
      <w:r w:rsidR="003D0EE6">
        <w:t>1_SoC</w:t>
      </w:r>
      <w:r w:rsidRPr="00E67046">
        <w:t>_Media_Computer/software.</w:t>
      </w:r>
    </w:p>
    <w:p w14:paraId="34AB3D6B" w14:textId="77777777" w:rsidR="00C83AD4" w:rsidRDefault="00EF12A0" w:rsidP="00E105A8">
      <w:pPr>
        <w:pStyle w:val="Prrafodelista"/>
        <w:numPr>
          <w:ilvl w:val="0"/>
          <w:numId w:val="6"/>
        </w:numPr>
      </w:pPr>
      <w:r w:rsidRPr="00C83AD4">
        <w:rPr>
          <w:lang w:val="en-GB"/>
        </w:rPr>
        <w:t xml:space="preserve">Desde ECLIPSE </w:t>
      </w:r>
      <w:r w:rsidRPr="00C83AD4">
        <w:rPr>
          <w:i/>
          <w:lang w:val="en-GB"/>
        </w:rPr>
        <w:t>File-&gt;New-&gt;NiosII Application and BSP from Template</w:t>
      </w:r>
      <w:r w:rsidRPr="00C83AD4">
        <w:rPr>
          <w:lang w:val="en-GB"/>
        </w:rPr>
        <w:t xml:space="preserve">. </w:t>
      </w:r>
      <w:r w:rsidRPr="00E67046">
        <w:t>Cargue el fichero .sopcinfo proporcionado en la práctica.</w:t>
      </w:r>
    </w:p>
    <w:p w14:paraId="60D51A97" w14:textId="77CF5FCB" w:rsidR="00EF12A0" w:rsidRPr="00E67046" w:rsidRDefault="00EF12A0" w:rsidP="00E105A8">
      <w:pPr>
        <w:pStyle w:val="Prrafodelista"/>
        <w:numPr>
          <w:ilvl w:val="0"/>
          <w:numId w:val="6"/>
        </w:numPr>
      </w:pPr>
      <w:r w:rsidRPr="00E67046">
        <w:t xml:space="preserve">Como nombre de proyecto escriba </w:t>
      </w:r>
      <w:r w:rsidR="00402B6E">
        <w:rPr>
          <w:b/>
          <w:bCs/>
        </w:rPr>
        <w:t>LAB_RTOS</w:t>
      </w:r>
      <w:r w:rsidR="00402B6E">
        <w:t xml:space="preserve"> y</w:t>
      </w:r>
      <w:r w:rsidRPr="00E67046">
        <w:t xml:space="preserve"> como Template seleccione </w:t>
      </w:r>
      <w:r w:rsidRPr="00C83AD4">
        <w:rPr>
          <w:b/>
          <w:bCs/>
        </w:rPr>
        <w:t>Hello MicroC/OS-II</w:t>
      </w:r>
      <w:r w:rsidRPr="00E67046">
        <w:t>. Esta Template realiza la portabilidad de UCOS sobre nuestro proyecto NIOS.</w:t>
      </w:r>
    </w:p>
    <w:p w14:paraId="7B244120" w14:textId="7E72DFB9" w:rsidR="00EF12A0" w:rsidRPr="00E67046" w:rsidRDefault="00C83AD4" w:rsidP="00E105A8">
      <w:r>
        <w:t>Compile</w:t>
      </w:r>
      <w:r w:rsidR="00EF12A0" w:rsidRPr="00E67046">
        <w:t xml:space="preserve"> el proyecto </w:t>
      </w:r>
      <w:r w:rsidR="00C53362">
        <w:rPr>
          <w:b/>
          <w:bCs/>
        </w:rPr>
        <w:t>LAB</w:t>
      </w:r>
      <w:r w:rsidR="00C7318B" w:rsidRPr="00E67046">
        <w:rPr>
          <w:b/>
          <w:bCs/>
        </w:rPr>
        <w:t>_RTOS</w:t>
      </w:r>
      <w:r w:rsidR="00C7318B" w:rsidRPr="00E67046">
        <w:t xml:space="preserve"> </w:t>
      </w:r>
      <w:r w:rsidR="00EF12A0" w:rsidRPr="00E67046">
        <w:t>y ejecútelo en la consola de NIOSII</w:t>
      </w:r>
      <w:r w:rsidR="00C7318B" w:rsidRPr="00E67046">
        <w:t>. Observe los mensajes que aparecen en consola: “Hello from Task1”..”Hello from Task2”.</w:t>
      </w:r>
    </w:p>
    <w:p w14:paraId="683A72BB" w14:textId="77777777" w:rsidR="00E67046" w:rsidRDefault="00E67046" w:rsidP="00E105A8">
      <w:pPr>
        <w:jc w:val="center"/>
      </w:pPr>
      <w:r w:rsidRPr="0034650C">
        <w:rPr>
          <w:noProof/>
        </w:rPr>
        <w:drawing>
          <wp:inline distT="0" distB="0" distL="0" distR="0" wp14:anchorId="63E6BC0B" wp14:editId="25C8DFB1">
            <wp:extent cx="3141553" cy="884393"/>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66713" cy="891476"/>
                    </a:xfrm>
                    <a:prstGeom prst="rect">
                      <a:avLst/>
                    </a:prstGeom>
                  </pic:spPr>
                </pic:pic>
              </a:graphicData>
            </a:graphic>
          </wp:inline>
        </w:drawing>
      </w:r>
    </w:p>
    <w:p w14:paraId="7B85AB52" w14:textId="2FA97C2F" w:rsidR="00C7318B" w:rsidRDefault="00E67046" w:rsidP="00E105A8">
      <w:pPr>
        <w:pStyle w:val="Descripcin"/>
        <w:jc w:val="center"/>
        <w:rPr>
          <w:sz w:val="24"/>
          <w:szCs w:val="24"/>
        </w:rPr>
      </w:pPr>
      <w:r>
        <w:t xml:space="preserve">Figura </w:t>
      </w:r>
      <w:r>
        <w:fldChar w:fldCharType="begin"/>
      </w:r>
      <w:r>
        <w:instrText>SEQ Figura \* ARABIC</w:instrText>
      </w:r>
      <w:r>
        <w:fldChar w:fldCharType="separate"/>
      </w:r>
      <w:r w:rsidR="00286707">
        <w:rPr>
          <w:noProof/>
        </w:rPr>
        <w:t>1</w:t>
      </w:r>
      <w:r>
        <w:fldChar w:fldCharType="end"/>
      </w:r>
      <w:r>
        <w:t>. Creación de Proyecto Software desde Eclipse.</w:t>
      </w:r>
    </w:p>
    <w:p w14:paraId="5B3766A6" w14:textId="262729E9" w:rsidR="00E67046" w:rsidRDefault="0028322D" w:rsidP="00E105A8">
      <w:pPr>
        <w:jc w:val="center"/>
      </w:pPr>
      <w:r w:rsidRPr="0028322D">
        <w:rPr>
          <w:noProof/>
        </w:rPr>
        <w:lastRenderedPageBreak/>
        <w:drawing>
          <wp:inline distT="0" distB="0" distL="0" distR="0" wp14:anchorId="60AE13B9" wp14:editId="7B201FD1">
            <wp:extent cx="3295015" cy="3819464"/>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13076" cy="3840399"/>
                    </a:xfrm>
                    <a:prstGeom prst="rect">
                      <a:avLst/>
                    </a:prstGeom>
                  </pic:spPr>
                </pic:pic>
              </a:graphicData>
            </a:graphic>
          </wp:inline>
        </w:drawing>
      </w:r>
    </w:p>
    <w:p w14:paraId="1CDF6670" w14:textId="48D95399" w:rsidR="00E67046" w:rsidRDefault="00E67046" w:rsidP="00E105A8">
      <w:pPr>
        <w:pStyle w:val="Descripcin"/>
        <w:jc w:val="center"/>
        <w:rPr>
          <w:sz w:val="24"/>
          <w:szCs w:val="24"/>
        </w:rPr>
      </w:pPr>
      <w:r>
        <w:t xml:space="preserve">Figura </w:t>
      </w:r>
      <w:r>
        <w:fldChar w:fldCharType="begin"/>
      </w:r>
      <w:r>
        <w:instrText>SEQ Figura \* ARABIC</w:instrText>
      </w:r>
      <w:r>
        <w:fldChar w:fldCharType="separate"/>
      </w:r>
      <w:r w:rsidR="00286707">
        <w:rPr>
          <w:noProof/>
        </w:rPr>
        <w:t>2</w:t>
      </w:r>
      <w:r>
        <w:fldChar w:fldCharType="end"/>
      </w:r>
      <w:r>
        <w:t>. Selección de plantilla “Hello MicroC” para importar UCOS en nuestro proyecto.</w:t>
      </w:r>
    </w:p>
    <w:p w14:paraId="7055419B" w14:textId="63A7410B" w:rsidR="00C7318B" w:rsidRPr="00874195" w:rsidRDefault="00C7318B" w:rsidP="00E105A8">
      <w:pPr>
        <w:rPr>
          <w:b/>
          <w:bCs/>
          <w:i/>
          <w:iCs/>
          <w:sz w:val="28"/>
          <w:szCs w:val="28"/>
        </w:rPr>
      </w:pPr>
      <w:r w:rsidRPr="00874195">
        <w:rPr>
          <w:b/>
          <w:bCs/>
          <w:i/>
          <w:iCs/>
          <w:sz w:val="28"/>
          <w:szCs w:val="28"/>
        </w:rPr>
        <w:t>METODOLOGÍA DE ENTREGAS DE LA PRÁCTICA</w:t>
      </w:r>
    </w:p>
    <w:p w14:paraId="6F8F7D2F" w14:textId="0C52D5E4" w:rsidR="00C7318B" w:rsidRDefault="00C7318B" w:rsidP="00E105A8">
      <w:r>
        <w:t>Para la entrega de las prácticas debe presentar un documento Word o PDF dónde indique brevemente los resultados obtenidos de cada ejercicio, para ello puede realizar capturas de pantalla de la consola de Eclipse, así como fotografías de la tarjeta DE</w:t>
      </w:r>
      <w:r w:rsidR="00FC45F3">
        <w:t>1-SoC</w:t>
      </w:r>
      <w:r>
        <w:t xml:space="preserve"> y la </w:t>
      </w:r>
      <w:r w:rsidR="00FC45F3">
        <w:t>pantalla VGA</w:t>
      </w:r>
      <w:r>
        <w:t xml:space="preserve"> donde se observen los resultados de cada ejercicio.</w:t>
      </w:r>
    </w:p>
    <w:p w14:paraId="0A934688" w14:textId="25360A09" w:rsidR="00C7318B" w:rsidRDefault="00E67046" w:rsidP="00E105A8">
      <w:r>
        <w:t>Asimismo,</w:t>
      </w:r>
      <w:r w:rsidR="00C7318B">
        <w:t xml:space="preserve"> deben, al finalizar la práctica, entregar junto con el PDF el fichero archivado del software desarrollado. Para ello, seleccionando la carpeta de aplicación del proyecto, con el botón derecho del ratón pulse </w:t>
      </w:r>
      <w:r w:rsidR="00C7318B" w:rsidRPr="00E67046">
        <w:rPr>
          <w:i/>
          <w:iCs/>
        </w:rPr>
        <w:t>Export-&gt;General-&gt;Archive File</w:t>
      </w:r>
      <w:r w:rsidR="00C7318B">
        <w:t>.</w:t>
      </w:r>
    </w:p>
    <w:p w14:paraId="421F0791" w14:textId="77777777" w:rsidR="00E67046" w:rsidRDefault="00C7318B" w:rsidP="00E105A8">
      <w:pPr>
        <w:jc w:val="center"/>
      </w:pPr>
      <w:r w:rsidRPr="00C7318B">
        <w:rPr>
          <w:noProof/>
        </w:rPr>
        <w:drawing>
          <wp:inline distT="0" distB="0" distL="0" distR="0" wp14:anchorId="360D74BF" wp14:editId="4ED433CD">
            <wp:extent cx="2189124" cy="2318915"/>
            <wp:effectExtent l="0" t="0" r="1905"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89124" cy="2318915"/>
                    </a:xfrm>
                    <a:prstGeom prst="rect">
                      <a:avLst/>
                    </a:prstGeom>
                  </pic:spPr>
                </pic:pic>
              </a:graphicData>
            </a:graphic>
          </wp:inline>
        </w:drawing>
      </w:r>
    </w:p>
    <w:p w14:paraId="6D288086" w14:textId="6CE8A909" w:rsidR="00C7318B" w:rsidRDefault="00E67046" w:rsidP="00E105A8">
      <w:pPr>
        <w:pStyle w:val="Descripcin"/>
        <w:jc w:val="center"/>
      </w:pPr>
      <w:r>
        <w:t xml:space="preserve">Figura </w:t>
      </w:r>
      <w:r>
        <w:fldChar w:fldCharType="begin"/>
      </w:r>
      <w:r>
        <w:instrText>SEQ Figura \* ARABIC</w:instrText>
      </w:r>
      <w:r>
        <w:fldChar w:fldCharType="separate"/>
      </w:r>
      <w:r w:rsidR="00286707">
        <w:rPr>
          <w:noProof/>
        </w:rPr>
        <w:t>3</w:t>
      </w:r>
      <w:r>
        <w:fldChar w:fldCharType="end"/>
      </w:r>
      <w:r>
        <w:t>. Exportar proyecto software como ZIP.</w:t>
      </w:r>
    </w:p>
    <w:p w14:paraId="580879A2" w14:textId="0B795754" w:rsidR="00C7318B" w:rsidRDefault="00C7318B" w:rsidP="00E105A8">
      <w:r>
        <w:lastRenderedPageBreak/>
        <w:t>Puede archivar su proyecto tantas veces como quiera a lo largo de las sesiones de prácticas para no perder el trabajo realizado o para almacenar versiones .ZIP de las mismas.</w:t>
      </w:r>
    </w:p>
    <w:p w14:paraId="4917F480" w14:textId="30FBEE67" w:rsidR="00C7318B" w:rsidRPr="00E67046" w:rsidRDefault="00C7318B" w:rsidP="00E105A8">
      <w:r w:rsidRPr="00E67046">
        <w:t xml:space="preserve">Para recuperar el fichero ZIP en cualquier momento solo debe de importarlo como </w:t>
      </w:r>
      <w:r w:rsidRPr="00E67046">
        <w:rPr>
          <w:i/>
          <w:iCs/>
        </w:rPr>
        <w:t>File/Import/General-&gt;Existing Projects into Workspace</w:t>
      </w:r>
      <w:r w:rsidRPr="00E67046">
        <w:t xml:space="preserve"> e indicar el directorio de trabajo habitual como “root” y seleccionar el .ZIP como fichero desde el que importar los proyectos.</w:t>
      </w:r>
    </w:p>
    <w:p w14:paraId="7295883A" w14:textId="77777777" w:rsidR="00E67046" w:rsidRDefault="00C7318B" w:rsidP="00E105A8">
      <w:pPr>
        <w:jc w:val="center"/>
      </w:pPr>
      <w:r w:rsidRPr="00C7318B">
        <w:rPr>
          <w:noProof/>
        </w:rPr>
        <w:drawing>
          <wp:inline distT="0" distB="0" distL="0" distR="0" wp14:anchorId="3D6F06FC" wp14:editId="3AE0B0A1">
            <wp:extent cx="2503838" cy="1744477"/>
            <wp:effectExtent l="0" t="0" r="0" b="825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10510" cy="1749125"/>
                    </a:xfrm>
                    <a:prstGeom prst="rect">
                      <a:avLst/>
                    </a:prstGeom>
                  </pic:spPr>
                </pic:pic>
              </a:graphicData>
            </a:graphic>
          </wp:inline>
        </w:drawing>
      </w:r>
    </w:p>
    <w:p w14:paraId="37504A84" w14:textId="23C68AFA" w:rsidR="00C7318B" w:rsidRDefault="00E67046" w:rsidP="00E105A8">
      <w:pPr>
        <w:pStyle w:val="Descripcin"/>
        <w:jc w:val="center"/>
      </w:pPr>
      <w:r>
        <w:t xml:space="preserve">Figura </w:t>
      </w:r>
      <w:r>
        <w:fldChar w:fldCharType="begin"/>
      </w:r>
      <w:r>
        <w:instrText>SEQ Figura \* ARABIC</w:instrText>
      </w:r>
      <w:r>
        <w:fldChar w:fldCharType="separate"/>
      </w:r>
      <w:r w:rsidR="00286707">
        <w:rPr>
          <w:noProof/>
        </w:rPr>
        <w:t>4</w:t>
      </w:r>
      <w:r>
        <w:fldChar w:fldCharType="end"/>
      </w:r>
      <w:r>
        <w:t>. Importar proyecto desde fichero ZIP en el workspace.</w:t>
      </w:r>
    </w:p>
    <w:p w14:paraId="73A732D0" w14:textId="3BC557A7" w:rsidR="00C7318B" w:rsidRDefault="00C7318B" w:rsidP="00E105A8">
      <w:r>
        <w:t xml:space="preserve">La práctica debe entregarla cada alumno de forma </w:t>
      </w:r>
      <w:r w:rsidR="00E67046">
        <w:t>individual,</w:t>
      </w:r>
      <w:r>
        <w:t xml:space="preserve"> aunque el trabajo se puede realizar en grupos.</w:t>
      </w:r>
    </w:p>
    <w:p w14:paraId="2D031F29" w14:textId="69D7BE33" w:rsidR="00E67046" w:rsidRDefault="00E67046" w:rsidP="00E105A8"/>
    <w:p w14:paraId="14A88B0A" w14:textId="208C2709" w:rsidR="00E67046" w:rsidRPr="00E105A8" w:rsidRDefault="00E67046" w:rsidP="00E105A8">
      <w:pPr>
        <w:rPr>
          <w:b/>
          <w:bCs/>
          <w:i/>
          <w:iCs/>
          <w:sz w:val="24"/>
          <w:szCs w:val="24"/>
        </w:rPr>
      </w:pPr>
      <w:r w:rsidRPr="00E105A8">
        <w:rPr>
          <w:b/>
          <w:bCs/>
          <w:i/>
          <w:iCs/>
          <w:sz w:val="24"/>
          <w:szCs w:val="24"/>
        </w:rPr>
        <w:t>EJERCICIO 1. CREACIÓN DE TAREAS.</w:t>
      </w:r>
    </w:p>
    <w:p w14:paraId="3BC25604" w14:textId="09FB01A4" w:rsidR="00E67046" w:rsidRDefault="00E67046" w:rsidP="00E105A8">
      <w:r>
        <w:t xml:space="preserve">Modifique el nombre del fichero principal </w:t>
      </w:r>
      <w:r w:rsidRPr="00E67046">
        <w:rPr>
          <w:i/>
          <w:iCs/>
        </w:rPr>
        <w:t>hello_ucosii.c</w:t>
      </w:r>
      <w:r>
        <w:t xml:space="preserve"> por </w:t>
      </w:r>
      <w:r w:rsidRPr="00E67046">
        <w:rPr>
          <w:i/>
          <w:iCs/>
        </w:rPr>
        <w:t>pract1_rtos.c</w:t>
      </w:r>
      <w:r>
        <w:t>.</w:t>
      </w:r>
    </w:p>
    <w:p w14:paraId="7D7AB030" w14:textId="0CD0643F" w:rsidR="00E67046" w:rsidRDefault="00E67046" w:rsidP="00E105A8">
      <w:r>
        <w:t>Estudie el fichero ejemplo proporcionado y cree dos tareas adicionales, una con periodo de 1seg y otra con periodo de 5seg</w:t>
      </w:r>
      <w:r w:rsidR="00923F73">
        <w:t>, con la misma funcionalidad que las tareas 1 y 2 ejemplo</w:t>
      </w:r>
      <w:r>
        <w:t>.</w:t>
      </w:r>
      <w:r w:rsidR="00923F73">
        <w:t xml:space="preserve"> Cada tarea debe mandar un mensaje “Hello from task i” con i=número de tarea. Las nuevas tareas tendrán prioridades 3 y 4 y sus pilas de tareas con el mismo tamaño que las tareas previas.</w:t>
      </w:r>
    </w:p>
    <w:p w14:paraId="668D5ABE" w14:textId="663E08C9" w:rsidR="00E67046" w:rsidRDefault="00E67046" w:rsidP="00E105A8">
      <w:r>
        <w:t>Compile y observe los resultados obtenidos</w:t>
      </w:r>
      <w:r w:rsidR="00923F73">
        <w:t>. Recuerde capturar pantalla y redactar el documento de entrega de la práctica.</w:t>
      </w:r>
    </w:p>
    <w:p w14:paraId="74E3F277" w14:textId="44AEEE9F" w:rsidR="00923F73" w:rsidRPr="002B3CE9" w:rsidRDefault="000D6C50" w:rsidP="00E105A8">
      <w:pPr>
        <w:pStyle w:val="Prrafodelista"/>
        <w:numPr>
          <w:ilvl w:val="0"/>
          <w:numId w:val="3"/>
        </w:numPr>
      </w:pPr>
      <w:r w:rsidRPr="002B3CE9">
        <w:t>¿Qué servicios son necesarios para crear una tarea?</w:t>
      </w:r>
    </w:p>
    <w:p w14:paraId="0E059EB1" w14:textId="40A023B8" w:rsidR="000D6C50" w:rsidRPr="002B3CE9" w:rsidRDefault="000D6C50" w:rsidP="00E105A8">
      <w:pPr>
        <w:pStyle w:val="Prrafodelista"/>
        <w:numPr>
          <w:ilvl w:val="0"/>
          <w:numId w:val="3"/>
        </w:numPr>
      </w:pPr>
      <w:r w:rsidRPr="002B3CE9">
        <w:t>¿Qué elementos necesita una tarea para ser creada?</w:t>
      </w:r>
    </w:p>
    <w:p w14:paraId="0AB9218C" w14:textId="715FD280" w:rsidR="000D6C50" w:rsidRPr="002B3CE9" w:rsidRDefault="000D6C50" w:rsidP="00E105A8">
      <w:pPr>
        <w:pStyle w:val="Prrafodelista"/>
        <w:numPr>
          <w:ilvl w:val="0"/>
          <w:numId w:val="3"/>
        </w:numPr>
      </w:pPr>
      <w:r w:rsidRPr="002B3CE9">
        <w:t>¿Cu</w:t>
      </w:r>
      <w:r w:rsidR="002B3CE9" w:rsidRPr="002B3CE9">
        <w:t>ándo se inicia el scheduler de tareas de UCOS y las tareas empiezan a funcionar?</w:t>
      </w:r>
    </w:p>
    <w:p w14:paraId="2C43167E" w14:textId="77777777" w:rsidR="002B3CE9" w:rsidRDefault="002B3CE9" w:rsidP="00E105A8"/>
    <w:p w14:paraId="0D29783E" w14:textId="77777777" w:rsidR="00416214" w:rsidRPr="00E105A8" w:rsidRDefault="0074385F" w:rsidP="00E105A8">
      <w:pPr>
        <w:rPr>
          <w:b/>
          <w:bCs/>
          <w:i/>
          <w:iCs/>
          <w:sz w:val="24"/>
          <w:szCs w:val="24"/>
        </w:rPr>
      </w:pPr>
      <w:r w:rsidRPr="00E105A8">
        <w:rPr>
          <w:b/>
          <w:bCs/>
          <w:i/>
          <w:iCs/>
          <w:sz w:val="24"/>
          <w:szCs w:val="24"/>
        </w:rPr>
        <w:t xml:space="preserve">EJERCICIO 2. ESTRUCTURACIÓN </w:t>
      </w:r>
      <w:r w:rsidR="00416214" w:rsidRPr="00E105A8">
        <w:rPr>
          <w:b/>
          <w:bCs/>
          <w:i/>
          <w:iCs/>
          <w:sz w:val="24"/>
          <w:szCs w:val="24"/>
        </w:rPr>
        <w:t>DEL PROYECTO SOFTWARE EN NIVELES.</w:t>
      </w:r>
    </w:p>
    <w:p w14:paraId="2489B9FE" w14:textId="38518E8D" w:rsidR="00923F73" w:rsidRDefault="00416214" w:rsidP="00E105A8">
      <w:r>
        <w:t>Es fundamental poder aprovechar las ventajas de un RTOS mediante la programación de las tareas</w:t>
      </w:r>
      <w:r w:rsidR="0007096D">
        <w:t xml:space="preserve"> en ficheros fuente individuales. </w:t>
      </w:r>
      <w:r w:rsidR="00DF7EDE">
        <w:t>Asimismo,</w:t>
      </w:r>
      <w:r w:rsidR="0007096D">
        <w:t xml:space="preserve"> es clave para organizar un proyecto complejo separar por </w:t>
      </w:r>
      <w:r w:rsidR="00DF7EDE">
        <w:t>niveles</w:t>
      </w:r>
      <w:r w:rsidR="0007096D">
        <w:t xml:space="preserve"> o carpetas y subcarpetas </w:t>
      </w:r>
      <w:r w:rsidR="001F0117">
        <w:t>los elementos de capa superior de aplicación de los que se aproximan al uso del hardware o periféricos.</w:t>
      </w:r>
    </w:p>
    <w:p w14:paraId="3328B314" w14:textId="4A0EB31E" w:rsidR="001F0117" w:rsidRDefault="001F0117" w:rsidP="00E105A8">
      <w:r>
        <w:t>A los primeros los ubicaremos en la carpeta AppSW y lo segundos en BaseSW</w:t>
      </w:r>
      <w:r w:rsidR="00B62A07">
        <w:t>. Dentro de cada carpeta deberemos crear ficheros fuente .c y cabecera .h, para ello se requiere organizarlos en subcarpetas AppSW/inc, AppSW/src, BaseSW/</w:t>
      </w:r>
      <w:r w:rsidR="00050D26">
        <w:t>inc, BaseSW/src.</w:t>
      </w:r>
    </w:p>
    <w:p w14:paraId="10E9DF51" w14:textId="7848537E" w:rsidR="00050D26" w:rsidRDefault="00050D26" w:rsidP="00E105A8">
      <w:r>
        <w:t>Cree las carpetas indicadas mediante el uso de File-&gt;New-&gt;</w:t>
      </w:r>
      <w:r w:rsidR="004C44D4">
        <w:t>Source Folder</w:t>
      </w:r>
      <w:r w:rsidR="00E66C97">
        <w:t xml:space="preserve"> y Folder para las carpetas src e inc.</w:t>
      </w:r>
    </w:p>
    <w:p w14:paraId="4A0D30D5" w14:textId="77777777" w:rsidR="004C44D4" w:rsidRDefault="004C44D4" w:rsidP="00E105A8">
      <w:pPr>
        <w:jc w:val="center"/>
      </w:pPr>
      <w:r w:rsidRPr="004C44D4">
        <w:rPr>
          <w:noProof/>
        </w:rPr>
        <w:lastRenderedPageBreak/>
        <w:drawing>
          <wp:inline distT="0" distB="0" distL="0" distR="0" wp14:anchorId="7B5A79E3" wp14:editId="01C14264">
            <wp:extent cx="3372307" cy="1788519"/>
            <wp:effectExtent l="0" t="0" r="0" b="254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90334" cy="1798080"/>
                    </a:xfrm>
                    <a:prstGeom prst="rect">
                      <a:avLst/>
                    </a:prstGeom>
                  </pic:spPr>
                </pic:pic>
              </a:graphicData>
            </a:graphic>
          </wp:inline>
        </w:drawing>
      </w:r>
    </w:p>
    <w:p w14:paraId="34E21A63" w14:textId="27940673" w:rsidR="004C44D4" w:rsidRDefault="004C44D4" w:rsidP="00E105A8">
      <w:pPr>
        <w:pStyle w:val="Descripcin"/>
        <w:jc w:val="center"/>
      </w:pPr>
      <w:r>
        <w:t xml:space="preserve">Figura </w:t>
      </w:r>
      <w:r>
        <w:fldChar w:fldCharType="begin"/>
      </w:r>
      <w:r>
        <w:instrText>SEQ Figura \* ARABIC</w:instrText>
      </w:r>
      <w:r>
        <w:fldChar w:fldCharType="separate"/>
      </w:r>
      <w:r w:rsidR="00286707">
        <w:rPr>
          <w:noProof/>
        </w:rPr>
        <w:t>5</w:t>
      </w:r>
      <w:r>
        <w:fldChar w:fldCharType="end"/>
      </w:r>
      <w:r>
        <w:t>. Creación de carpetas y subcarpetas desde eclipse. Creación de ficheros fuente y cabecera.</w:t>
      </w:r>
    </w:p>
    <w:p w14:paraId="2A6B798F" w14:textId="7FC456CE" w:rsidR="004C44D4" w:rsidRPr="009A0300" w:rsidRDefault="00DF7EDE" w:rsidP="00E105A8">
      <w:r w:rsidRPr="009A0300">
        <w:t xml:space="preserve">Una vez creadas las carpetas observará un árbol como el mostrado en la </w:t>
      </w:r>
      <w:r w:rsidRPr="009A0300">
        <w:fldChar w:fldCharType="begin"/>
      </w:r>
      <w:r w:rsidRPr="009A0300">
        <w:instrText xml:space="preserve"> REF _Ref153210629 \h </w:instrText>
      </w:r>
      <w:r w:rsidR="009A0300">
        <w:instrText xml:space="preserve"> \* MERGEFORMAT </w:instrText>
      </w:r>
      <w:r w:rsidRPr="009A0300">
        <w:fldChar w:fldCharType="separate"/>
      </w:r>
      <w:r w:rsidR="00286707">
        <w:t xml:space="preserve">Figura </w:t>
      </w:r>
      <w:r w:rsidR="00286707">
        <w:rPr>
          <w:noProof/>
        </w:rPr>
        <w:t>6</w:t>
      </w:r>
      <w:r w:rsidRPr="009A0300">
        <w:fldChar w:fldCharType="end"/>
      </w:r>
      <w:r w:rsidRPr="009A0300">
        <w:t>.</w:t>
      </w:r>
    </w:p>
    <w:p w14:paraId="4DA15CE8" w14:textId="77777777" w:rsidR="00DF7EDE" w:rsidRDefault="00DF7EDE" w:rsidP="00E105A8">
      <w:pPr>
        <w:jc w:val="center"/>
      </w:pPr>
      <w:r w:rsidRPr="00DF7EDE">
        <w:rPr>
          <w:noProof/>
        </w:rPr>
        <w:drawing>
          <wp:inline distT="0" distB="0" distL="0" distR="0" wp14:anchorId="488A91CC" wp14:editId="07080878">
            <wp:extent cx="1000265" cy="1057423"/>
            <wp:effectExtent l="0" t="0" r="9525"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00265" cy="1057423"/>
                    </a:xfrm>
                    <a:prstGeom prst="rect">
                      <a:avLst/>
                    </a:prstGeom>
                  </pic:spPr>
                </pic:pic>
              </a:graphicData>
            </a:graphic>
          </wp:inline>
        </w:drawing>
      </w:r>
    </w:p>
    <w:p w14:paraId="07ACF10F" w14:textId="109EFB84" w:rsidR="00DF7EDE" w:rsidRDefault="00DF7EDE" w:rsidP="00E105A8">
      <w:pPr>
        <w:pStyle w:val="Descripcin"/>
        <w:jc w:val="center"/>
      </w:pPr>
      <w:bookmarkStart w:id="1" w:name="_Ref153210629"/>
      <w:r>
        <w:t xml:space="preserve">Figura </w:t>
      </w:r>
      <w:r>
        <w:fldChar w:fldCharType="begin"/>
      </w:r>
      <w:r>
        <w:instrText>SEQ Figura \* ARABIC</w:instrText>
      </w:r>
      <w:r>
        <w:fldChar w:fldCharType="separate"/>
      </w:r>
      <w:r w:rsidR="00286707">
        <w:rPr>
          <w:noProof/>
        </w:rPr>
        <w:t>6</w:t>
      </w:r>
      <w:r>
        <w:fldChar w:fldCharType="end"/>
      </w:r>
      <w:bookmarkEnd w:id="1"/>
      <w:r>
        <w:t>. Carpetas y Subcarpetas de la aplicación.</w:t>
      </w:r>
    </w:p>
    <w:p w14:paraId="6C4E994C" w14:textId="6AE695AF" w:rsidR="00932A50" w:rsidRPr="009A0300" w:rsidRDefault="00CD2673" w:rsidP="00E105A8">
      <w:r w:rsidRPr="009A0300">
        <w:t>Incluya en BaseSW\</w:t>
      </w:r>
      <w:r w:rsidR="00932A50" w:rsidRPr="009A0300">
        <w:t>inc el fichero led.h y en BaseSW\src el fichero led.c entregado en la práctica.</w:t>
      </w:r>
      <w:r w:rsidR="004655E5" w:rsidRPr="009A0300">
        <w:t xml:space="preserve"> </w:t>
      </w:r>
      <w:r w:rsidR="005277A8" w:rsidRPr="009A0300">
        <w:t xml:space="preserve">Realice lo mismo con </w:t>
      </w:r>
      <w:r w:rsidR="00A25DCC">
        <w:t>el</w:t>
      </w:r>
      <w:r w:rsidR="005277A8" w:rsidRPr="009A0300">
        <w:t xml:space="preserve"> fichero de </w:t>
      </w:r>
      <w:r w:rsidR="00A25DCC">
        <w:t>VGA</w:t>
      </w:r>
      <w:r w:rsidR="005277A8" w:rsidRPr="009A0300">
        <w:t>.</w:t>
      </w:r>
    </w:p>
    <w:p w14:paraId="07715C2B" w14:textId="3AD2A594" w:rsidR="001733CE" w:rsidRDefault="50B5100E" w:rsidP="00E105A8">
      <w:pPr>
        <w:jc w:val="center"/>
      </w:pPr>
      <w:r>
        <w:rPr>
          <w:noProof/>
        </w:rPr>
        <w:drawing>
          <wp:inline distT="0" distB="0" distL="0" distR="0" wp14:anchorId="51240BC3" wp14:editId="4A8C2EA6">
            <wp:extent cx="1162212" cy="1362265"/>
            <wp:effectExtent l="0" t="0" r="0" b="0"/>
            <wp:docPr id="1152048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48778" name="Picture 1152048778"/>
                    <pic:cNvPicPr/>
                  </pic:nvPicPr>
                  <pic:blipFill>
                    <a:blip r:embed="rId14">
                      <a:extLst>
                        <a:ext uri="{28A0092B-C50C-407E-A947-70E740481C1C}">
                          <a14:useLocalDpi xmlns:a14="http://schemas.microsoft.com/office/drawing/2010/main"/>
                        </a:ext>
                      </a:extLst>
                    </a:blip>
                    <a:stretch>
                      <a:fillRect/>
                    </a:stretch>
                  </pic:blipFill>
                  <pic:spPr>
                    <a:xfrm>
                      <a:off x="0" y="0"/>
                      <a:ext cx="1162212" cy="1362265"/>
                    </a:xfrm>
                    <a:prstGeom prst="rect">
                      <a:avLst/>
                    </a:prstGeom>
                  </pic:spPr>
                </pic:pic>
              </a:graphicData>
            </a:graphic>
          </wp:inline>
        </w:drawing>
      </w:r>
    </w:p>
    <w:p w14:paraId="527386A7" w14:textId="75B126D5" w:rsidR="005277A8" w:rsidRDefault="001733CE" w:rsidP="00E105A8">
      <w:pPr>
        <w:pStyle w:val="Descripcin"/>
        <w:jc w:val="center"/>
      </w:pPr>
      <w:r>
        <w:t xml:space="preserve">Figura </w:t>
      </w:r>
      <w:r>
        <w:fldChar w:fldCharType="begin"/>
      </w:r>
      <w:r>
        <w:instrText>SEQ Figura \* ARABIC</w:instrText>
      </w:r>
      <w:r>
        <w:fldChar w:fldCharType="separate"/>
      </w:r>
      <w:r w:rsidR="00286707">
        <w:rPr>
          <w:noProof/>
        </w:rPr>
        <w:t>7</w:t>
      </w:r>
      <w:r>
        <w:fldChar w:fldCharType="end"/>
      </w:r>
      <w:r>
        <w:t xml:space="preserve">. Carpetas de BaseSW con los ficheros de </w:t>
      </w:r>
      <w:r w:rsidR="003A1D77">
        <w:t>control de periféricos.</w:t>
      </w:r>
    </w:p>
    <w:p w14:paraId="3C2A3C8B" w14:textId="6033B72E" w:rsidR="003A1D77" w:rsidRPr="009A0300" w:rsidRDefault="003A1D77" w:rsidP="00E105A8">
      <w:r w:rsidRPr="009A0300">
        <w:t xml:space="preserve">Observe el contenido de los ficheros .c y .h </w:t>
      </w:r>
      <w:r w:rsidR="004655E5" w:rsidRPr="009A0300">
        <w:t>entregados.</w:t>
      </w:r>
    </w:p>
    <w:p w14:paraId="20D59546" w14:textId="31772A77" w:rsidR="004655E5" w:rsidRPr="009A0300" w:rsidRDefault="0060321E" w:rsidP="00E105A8">
      <w:r w:rsidRPr="009A0300">
        <w:t>Edite el contenido del programa principal pract1</w:t>
      </w:r>
      <w:r w:rsidR="003663FA" w:rsidRPr="009A0300">
        <w:t xml:space="preserve">_rtos.c para que no aparezcan los cuerpos de las </w:t>
      </w:r>
      <w:r w:rsidR="00100C7C" w:rsidRPr="009A0300">
        <w:t>tareas,</w:t>
      </w:r>
      <w:r w:rsidR="003663FA" w:rsidRPr="009A0300">
        <w:t xml:space="preserve"> sino que éstos se localicen en ficheros independientes. Para ello deberá crear task1.c y task1.h </w:t>
      </w:r>
      <w:r w:rsidR="00C54F3B" w:rsidRPr="009A0300">
        <w:t>y almacenarlos en las carpetas AppSW\src y AppSW\inc.</w:t>
      </w:r>
      <w:r w:rsidR="000C1D71" w:rsidRPr="009A0300">
        <w:t xml:space="preserve"> Haga lo mismo con el resto de tareas.</w:t>
      </w:r>
    </w:p>
    <w:p w14:paraId="15C8544E" w14:textId="02A29417" w:rsidR="00C0771C" w:rsidRDefault="39A670D4" w:rsidP="00E105A8">
      <w:pPr>
        <w:jc w:val="center"/>
      </w:pPr>
      <w:r>
        <w:rPr>
          <w:noProof/>
        </w:rPr>
        <w:lastRenderedPageBreak/>
        <w:drawing>
          <wp:inline distT="0" distB="0" distL="0" distR="0" wp14:anchorId="375DBDC0" wp14:editId="7E3A7564">
            <wp:extent cx="1209844" cy="1886213"/>
            <wp:effectExtent l="0" t="0" r="0" b="0"/>
            <wp:docPr id="617034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34879" name="Picture 617034879"/>
                    <pic:cNvPicPr/>
                  </pic:nvPicPr>
                  <pic:blipFill>
                    <a:blip r:embed="rId15">
                      <a:extLst>
                        <a:ext uri="{28A0092B-C50C-407E-A947-70E740481C1C}">
                          <a14:useLocalDpi xmlns:a14="http://schemas.microsoft.com/office/drawing/2010/main"/>
                        </a:ext>
                      </a:extLst>
                    </a:blip>
                    <a:stretch>
                      <a:fillRect/>
                    </a:stretch>
                  </pic:blipFill>
                  <pic:spPr>
                    <a:xfrm>
                      <a:off x="0" y="0"/>
                      <a:ext cx="1209844" cy="1886213"/>
                    </a:xfrm>
                    <a:prstGeom prst="rect">
                      <a:avLst/>
                    </a:prstGeom>
                  </pic:spPr>
                </pic:pic>
              </a:graphicData>
            </a:graphic>
          </wp:inline>
        </w:drawing>
      </w:r>
    </w:p>
    <w:p w14:paraId="1CBA5A17" w14:textId="4E6D0005" w:rsidR="000C1D71" w:rsidRDefault="00C0771C" w:rsidP="00E105A8">
      <w:pPr>
        <w:pStyle w:val="Descripcin"/>
        <w:jc w:val="center"/>
      </w:pPr>
      <w:r>
        <w:t xml:space="preserve">Figura </w:t>
      </w:r>
      <w:r>
        <w:fldChar w:fldCharType="begin"/>
      </w:r>
      <w:r>
        <w:instrText>SEQ Figura \* ARABIC</w:instrText>
      </w:r>
      <w:r>
        <w:fldChar w:fldCharType="separate"/>
      </w:r>
      <w:r w:rsidR="00286707">
        <w:rPr>
          <w:noProof/>
        </w:rPr>
        <w:t>8</w:t>
      </w:r>
      <w:r>
        <w:fldChar w:fldCharType="end"/>
      </w:r>
      <w:r w:rsidR="00CF172A">
        <w:t>. Carpeta AppSW/inc con sus ficheros de cabecera.</w:t>
      </w:r>
      <w:r w:rsidR="004A255F">
        <w:t xml:space="preserve"> </w:t>
      </w:r>
    </w:p>
    <w:p w14:paraId="7AC603CC" w14:textId="5C6673EA" w:rsidR="006B1C31" w:rsidRPr="006B1C31" w:rsidRDefault="006B1C31" w:rsidP="00E105A8">
      <w:r>
        <w:t>U</w:t>
      </w:r>
      <w:r w:rsidRPr="006B1C31">
        <w:t xml:space="preserve">n ejemplo de task1.c en sus respectivos directorios </w:t>
      </w:r>
      <w:r w:rsidR="00A21243">
        <w:t>es</w:t>
      </w:r>
      <w:r w:rsidRPr="006B1C31">
        <w:t>:</w:t>
      </w:r>
    </w:p>
    <w:p w14:paraId="699A41B2" w14:textId="77777777" w:rsidR="00A21243" w:rsidRDefault="006B1C31" w:rsidP="00E105A8">
      <w:pPr>
        <w:jc w:val="center"/>
      </w:pPr>
      <w:r>
        <w:rPr>
          <w:noProof/>
        </w:rPr>
        <w:drawing>
          <wp:inline distT="0" distB="0" distL="0" distR="0" wp14:anchorId="3F0B1397" wp14:editId="58DD2A04">
            <wp:extent cx="2839111" cy="1435504"/>
            <wp:effectExtent l="0" t="0" r="0" b="0"/>
            <wp:docPr id="591086977" name="Imagen 59108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853854" cy="1442958"/>
                    </a:xfrm>
                    <a:prstGeom prst="rect">
                      <a:avLst/>
                    </a:prstGeom>
                  </pic:spPr>
                </pic:pic>
              </a:graphicData>
            </a:graphic>
          </wp:inline>
        </w:drawing>
      </w:r>
    </w:p>
    <w:p w14:paraId="7F2DEA2F" w14:textId="6C558CDB" w:rsidR="006B1C31" w:rsidRDefault="00A21243" w:rsidP="00E105A8">
      <w:pPr>
        <w:pStyle w:val="Descripcin"/>
        <w:jc w:val="center"/>
      </w:pPr>
      <w:r>
        <w:t xml:space="preserve">Figura </w:t>
      </w:r>
      <w:r>
        <w:fldChar w:fldCharType="begin"/>
      </w:r>
      <w:r>
        <w:instrText>SEQ Figura \* ARABIC</w:instrText>
      </w:r>
      <w:r>
        <w:fldChar w:fldCharType="separate"/>
      </w:r>
      <w:r w:rsidR="00286707">
        <w:rPr>
          <w:noProof/>
        </w:rPr>
        <w:t>9</w:t>
      </w:r>
      <w:r>
        <w:fldChar w:fldCharType="end"/>
      </w:r>
      <w:r>
        <w:t>. Fichero task1.c con la inclusión de cabecera.</w:t>
      </w:r>
    </w:p>
    <w:p w14:paraId="482B92CA" w14:textId="35BB0FA9" w:rsidR="10BA0450" w:rsidRDefault="10BA0450" w:rsidP="004A5604"/>
    <w:p w14:paraId="0AB1DCEC" w14:textId="3F3909BE" w:rsidR="1E16D156" w:rsidRDefault="1E16D156">
      <w:pPr>
        <w:jc w:val="center"/>
      </w:pPr>
      <w:r>
        <w:rPr>
          <w:noProof/>
        </w:rPr>
        <w:drawing>
          <wp:inline distT="0" distB="0" distL="0" distR="0" wp14:anchorId="4F68AF31" wp14:editId="66D37F14">
            <wp:extent cx="2381582" cy="1427447"/>
            <wp:effectExtent l="0" t="0" r="0" b="0"/>
            <wp:docPr id="1919037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37900" name="Picture 1919037900"/>
                    <pic:cNvPicPr/>
                  </pic:nvPicPr>
                  <pic:blipFill>
                    <a:blip r:embed="rId17">
                      <a:extLst>
                        <a:ext uri="{28A0092B-C50C-407E-A947-70E740481C1C}">
                          <a14:useLocalDpi xmlns:a14="http://schemas.microsoft.com/office/drawing/2010/main"/>
                        </a:ext>
                      </a:extLst>
                    </a:blip>
                    <a:stretch>
                      <a:fillRect/>
                    </a:stretch>
                  </pic:blipFill>
                  <pic:spPr>
                    <a:xfrm>
                      <a:off x="0" y="0"/>
                      <a:ext cx="2381582" cy="1427447"/>
                    </a:xfrm>
                    <a:prstGeom prst="rect">
                      <a:avLst/>
                    </a:prstGeom>
                  </pic:spPr>
                </pic:pic>
              </a:graphicData>
            </a:graphic>
          </wp:inline>
        </w:drawing>
      </w:r>
    </w:p>
    <w:p w14:paraId="73ECD555" w14:textId="4B341AE2" w:rsidR="001D3F60" w:rsidRDefault="001D3F60" w:rsidP="001D3F60">
      <w:pPr>
        <w:pStyle w:val="Descripcin"/>
        <w:jc w:val="center"/>
      </w:pPr>
      <w:r>
        <w:t xml:space="preserve">Figura </w:t>
      </w:r>
      <w:r>
        <w:fldChar w:fldCharType="begin"/>
      </w:r>
      <w:r>
        <w:instrText>SEQ Figura \* ARABIC</w:instrText>
      </w:r>
      <w:r>
        <w:fldChar w:fldCharType="separate"/>
      </w:r>
      <w:r w:rsidR="00286707">
        <w:rPr>
          <w:noProof/>
        </w:rPr>
        <w:t>10</w:t>
      </w:r>
      <w:r>
        <w:fldChar w:fldCharType="end"/>
      </w:r>
      <w:r>
        <w:t xml:space="preserve">. </w:t>
      </w:r>
      <w:r w:rsidR="00F73273">
        <w:t>Fichero task.h con la inclusión de libería principal pract</w:t>
      </w:r>
      <w:r w:rsidR="007038A5">
        <w:t>1_rtos.h</w:t>
      </w:r>
    </w:p>
    <w:p w14:paraId="56B7FD28" w14:textId="495525DB" w:rsidR="00C54F3B" w:rsidRPr="009A0300" w:rsidRDefault="00CC4ECE" w:rsidP="00E105A8">
      <w:r w:rsidRPr="009A0300">
        <w:t xml:space="preserve">Para poder crear la tareas desde el fichero principal, necesita incluir </w:t>
      </w:r>
      <w:commentRangeStart w:id="2"/>
      <w:r w:rsidRPr="009A0300">
        <w:t>ahora</w:t>
      </w:r>
      <w:commentRangeEnd w:id="2"/>
      <w:r w:rsidRPr="009A0300">
        <w:rPr>
          <w:rStyle w:val="Refdecomentario"/>
          <w:sz w:val="22"/>
          <w:szCs w:val="22"/>
        </w:rPr>
        <w:commentReference w:id="2"/>
      </w:r>
      <w:r w:rsidRPr="009A0300">
        <w:t xml:space="preserve"> los ficheros de cabecera de las tareas</w:t>
      </w:r>
      <w:r w:rsidR="006C7375" w:rsidRPr="009A0300">
        <w:t>, de lo contrario no localizará el cuerpo de las tareas al utilizar el servicio OsTaskCreateExt().</w:t>
      </w:r>
      <w:r w:rsidR="000E5DBE" w:rsidRPr="009A0300">
        <w:t xml:space="preserve"> Una forma elegante es incluir solo al fichero </w:t>
      </w:r>
      <w:r w:rsidR="0000414D" w:rsidRPr="009A0300">
        <w:t xml:space="preserve">pract1_rtos.h en el fichero pract1_rtos.c y en el fichero de cabecera incluir </w:t>
      </w:r>
      <w:r w:rsidR="00D64A02" w:rsidRPr="009A0300">
        <w:t xml:space="preserve">los elementos indicados en la </w:t>
      </w:r>
      <w:r w:rsidR="00D64A02" w:rsidRPr="009A0300">
        <w:fldChar w:fldCharType="begin"/>
      </w:r>
      <w:r w:rsidR="00D64A02" w:rsidRPr="009A0300">
        <w:instrText xml:space="preserve"> REF _Ref153212229 \h </w:instrText>
      </w:r>
      <w:r w:rsidR="009A0300">
        <w:instrText xml:space="preserve"> \* MERGEFORMAT </w:instrText>
      </w:r>
      <w:r w:rsidR="00D64A02" w:rsidRPr="009A0300">
        <w:fldChar w:fldCharType="separate"/>
      </w:r>
      <w:r w:rsidR="00286707">
        <w:t xml:space="preserve">Figura </w:t>
      </w:r>
      <w:r w:rsidR="00286707">
        <w:rPr>
          <w:noProof/>
        </w:rPr>
        <w:t>11</w:t>
      </w:r>
      <w:r w:rsidR="00D64A02" w:rsidRPr="009A0300">
        <w:fldChar w:fldCharType="end"/>
      </w:r>
      <w:r w:rsidR="00D64A02" w:rsidRPr="009A0300">
        <w:t>.</w:t>
      </w:r>
    </w:p>
    <w:p w14:paraId="15DF16B9" w14:textId="77777777" w:rsidR="00A57216" w:rsidRDefault="00A57216" w:rsidP="00E105A8">
      <w:pPr>
        <w:jc w:val="center"/>
      </w:pPr>
      <w:r w:rsidRPr="00A57216">
        <w:rPr>
          <w:noProof/>
        </w:rPr>
        <w:drawing>
          <wp:inline distT="0" distB="0" distL="0" distR="0" wp14:anchorId="4083B226" wp14:editId="7DFB9788">
            <wp:extent cx="1836116" cy="833869"/>
            <wp:effectExtent l="0" t="0" r="0" b="444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46412" cy="838545"/>
                    </a:xfrm>
                    <a:prstGeom prst="rect">
                      <a:avLst/>
                    </a:prstGeom>
                  </pic:spPr>
                </pic:pic>
              </a:graphicData>
            </a:graphic>
          </wp:inline>
        </w:drawing>
      </w:r>
    </w:p>
    <w:p w14:paraId="300239E2" w14:textId="732B5622" w:rsidR="006C7375" w:rsidRDefault="00A57216" w:rsidP="00E105A8">
      <w:pPr>
        <w:pStyle w:val="Descripcin"/>
        <w:jc w:val="center"/>
      </w:pPr>
      <w:bookmarkStart w:id="3" w:name="_Ref153212229"/>
      <w:r>
        <w:t xml:space="preserve">Figura </w:t>
      </w:r>
      <w:r>
        <w:fldChar w:fldCharType="begin"/>
      </w:r>
      <w:r>
        <w:instrText>SEQ Figura \* ARABIC</w:instrText>
      </w:r>
      <w:r>
        <w:fldChar w:fldCharType="separate"/>
      </w:r>
      <w:r w:rsidR="00286707">
        <w:rPr>
          <w:noProof/>
        </w:rPr>
        <w:t>11</w:t>
      </w:r>
      <w:r>
        <w:fldChar w:fldCharType="end"/>
      </w:r>
      <w:bookmarkEnd w:id="3"/>
      <w:r>
        <w:t>. Inclusión de ficheros de cabecera</w:t>
      </w:r>
      <w:r w:rsidR="000E5DBE">
        <w:t xml:space="preserve"> en fichero </w:t>
      </w:r>
      <w:r w:rsidR="00D245A5">
        <w:t>pract1_rtos.h</w:t>
      </w:r>
    </w:p>
    <w:p w14:paraId="48D914B3" w14:textId="4C9B3A99" w:rsidR="00D64A02" w:rsidRPr="009A0300" w:rsidRDefault="00EF3424" w:rsidP="00E105A8">
      <w:r w:rsidRPr="009A0300">
        <w:t xml:space="preserve">Compile y verifique que el proyecto sigue </w:t>
      </w:r>
      <w:r w:rsidR="0069655B" w:rsidRPr="009A0300">
        <w:t>funcionando,</w:t>
      </w:r>
      <w:r w:rsidRPr="009A0300">
        <w:t xml:space="preserve"> pero co</w:t>
      </w:r>
      <w:r w:rsidR="0069655B" w:rsidRPr="009A0300">
        <w:t xml:space="preserve">n </w:t>
      </w:r>
      <w:r w:rsidRPr="009A0300">
        <w:t>una estructura mejor.</w:t>
      </w:r>
    </w:p>
    <w:p w14:paraId="024A6A17" w14:textId="2AE2682F" w:rsidR="00EF3424" w:rsidRPr="009A0300" w:rsidRDefault="00EF3424" w:rsidP="00E105A8">
      <w:pPr>
        <w:pStyle w:val="Prrafodelista"/>
        <w:numPr>
          <w:ilvl w:val="0"/>
          <w:numId w:val="4"/>
        </w:numPr>
      </w:pPr>
      <w:r w:rsidRPr="009A0300">
        <w:lastRenderedPageBreak/>
        <w:t>¿Para qué es útil estructurar las carpetas?</w:t>
      </w:r>
    </w:p>
    <w:p w14:paraId="4DF03426" w14:textId="7ECFC16A" w:rsidR="00EF3424" w:rsidRPr="009A0300" w:rsidRDefault="00EF3424" w:rsidP="00E105A8">
      <w:pPr>
        <w:pStyle w:val="Prrafodelista"/>
        <w:numPr>
          <w:ilvl w:val="0"/>
          <w:numId w:val="4"/>
        </w:numPr>
      </w:pPr>
      <w:r w:rsidRPr="009A0300">
        <w:t>¿</w:t>
      </w:r>
      <w:r w:rsidR="00E40428" w:rsidRPr="009A0300">
        <w:t>Qué ficheros de cabecera deben incluirse en el fichero fuente</w:t>
      </w:r>
      <w:r w:rsidR="0069655B" w:rsidRPr="009A0300">
        <w:t xml:space="preserve"> en C</w:t>
      </w:r>
      <w:r w:rsidR="00E40428" w:rsidRPr="009A0300">
        <w:t>?</w:t>
      </w:r>
    </w:p>
    <w:p w14:paraId="46F2F662" w14:textId="07CFB642" w:rsidR="00E40428" w:rsidRPr="009A0300" w:rsidRDefault="00E40428" w:rsidP="00E105A8">
      <w:pPr>
        <w:pStyle w:val="Prrafodelista"/>
        <w:numPr>
          <w:ilvl w:val="0"/>
          <w:numId w:val="4"/>
        </w:numPr>
      </w:pPr>
      <w:r w:rsidRPr="009A0300">
        <w:t xml:space="preserve">¿Qué se </w:t>
      </w:r>
      <w:r w:rsidR="0069655B" w:rsidRPr="009A0300">
        <w:t>programa en los ficheros de cabecera en C?</w:t>
      </w:r>
    </w:p>
    <w:p w14:paraId="3C1D9C2E" w14:textId="77777777" w:rsidR="0069655B" w:rsidRPr="009A0300" w:rsidRDefault="0069655B" w:rsidP="00E105A8"/>
    <w:p w14:paraId="26699C5F" w14:textId="11E7F8C9" w:rsidR="0069655B" w:rsidRPr="00E105A8" w:rsidRDefault="0069655B" w:rsidP="00E105A8">
      <w:pPr>
        <w:rPr>
          <w:b/>
          <w:bCs/>
          <w:i/>
          <w:iCs/>
          <w:sz w:val="24"/>
          <w:szCs w:val="24"/>
        </w:rPr>
      </w:pPr>
      <w:r w:rsidRPr="00E105A8">
        <w:rPr>
          <w:b/>
          <w:bCs/>
          <w:i/>
          <w:iCs/>
          <w:sz w:val="24"/>
          <w:szCs w:val="24"/>
        </w:rPr>
        <w:t xml:space="preserve">EJERCICIO 3. </w:t>
      </w:r>
      <w:r w:rsidR="00785431" w:rsidRPr="00E105A8">
        <w:rPr>
          <w:b/>
          <w:bCs/>
          <w:i/>
          <w:iCs/>
          <w:sz w:val="24"/>
          <w:szCs w:val="24"/>
        </w:rPr>
        <w:t>DEFINICION DE PER</w:t>
      </w:r>
      <w:r w:rsidR="005470D9" w:rsidRPr="00E105A8">
        <w:rPr>
          <w:b/>
          <w:bCs/>
          <w:i/>
          <w:iCs/>
          <w:sz w:val="24"/>
          <w:szCs w:val="24"/>
        </w:rPr>
        <w:t>I</w:t>
      </w:r>
      <w:r w:rsidR="00785431" w:rsidRPr="00E105A8">
        <w:rPr>
          <w:b/>
          <w:bCs/>
          <w:i/>
          <w:iCs/>
          <w:sz w:val="24"/>
          <w:szCs w:val="24"/>
        </w:rPr>
        <w:t xml:space="preserve">FÉRICOS. </w:t>
      </w:r>
      <w:r w:rsidRPr="00E105A8">
        <w:rPr>
          <w:b/>
          <w:bCs/>
          <w:i/>
          <w:iCs/>
          <w:sz w:val="24"/>
          <w:szCs w:val="24"/>
        </w:rPr>
        <w:t>USO DE LEDS</w:t>
      </w:r>
      <w:r w:rsidR="00BE59B0" w:rsidRPr="00E105A8">
        <w:rPr>
          <w:b/>
          <w:bCs/>
          <w:i/>
          <w:iCs/>
          <w:sz w:val="24"/>
          <w:szCs w:val="24"/>
        </w:rPr>
        <w:t xml:space="preserve"> EN LAS TAREAS.</w:t>
      </w:r>
    </w:p>
    <w:p w14:paraId="1739CF70" w14:textId="419D93A9" w:rsidR="00BE59B0" w:rsidRDefault="00BE59B0" w:rsidP="00E105A8">
      <w:r w:rsidRPr="009A0300">
        <w:t>Vamos iniciar el uso de los periféricos en las tareas que tenemos programadas.</w:t>
      </w:r>
      <w:r w:rsidR="00A21243">
        <w:t xml:space="preserve"> Para ello hay que incluir </w:t>
      </w:r>
      <w:r w:rsidR="00497971">
        <w:t>todas las funciones</w:t>
      </w:r>
      <w:r w:rsidR="00A21243">
        <w:t xml:space="preserve"> a usar in</w:t>
      </w:r>
      <w:r w:rsidR="009426E9">
        <w:t>corporando las librerías en el fichero de cabecera principal.</w:t>
      </w:r>
      <w:r w:rsidR="00497971">
        <w:t xml:space="preserve"> En el fichero principal definimos los punteros a </w:t>
      </w:r>
      <w:r w:rsidR="00720277">
        <w:t>posiciones de memoria de los periféricos.</w:t>
      </w:r>
    </w:p>
    <w:p w14:paraId="120B63AD" w14:textId="5EC2A1D0" w:rsidR="00720277" w:rsidRDefault="490028A1" w:rsidP="00E105A8">
      <w:pPr>
        <w:jc w:val="center"/>
      </w:pPr>
      <w:r>
        <w:rPr>
          <w:noProof/>
        </w:rPr>
        <w:drawing>
          <wp:inline distT="0" distB="0" distL="0" distR="0" wp14:anchorId="76187290" wp14:editId="594C898F">
            <wp:extent cx="5546065" cy="3546282"/>
            <wp:effectExtent l="0" t="0" r="0" b="0"/>
            <wp:docPr id="501408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08487" name="Picture 501408487"/>
                    <pic:cNvPicPr/>
                  </pic:nvPicPr>
                  <pic:blipFill>
                    <a:blip r:embed="rId23">
                      <a:extLst>
                        <a:ext uri="{28A0092B-C50C-407E-A947-70E740481C1C}">
                          <a14:useLocalDpi xmlns:a14="http://schemas.microsoft.com/office/drawing/2010/main"/>
                        </a:ext>
                      </a:extLst>
                    </a:blip>
                    <a:stretch>
                      <a:fillRect/>
                    </a:stretch>
                  </pic:blipFill>
                  <pic:spPr>
                    <a:xfrm>
                      <a:off x="0" y="0"/>
                      <a:ext cx="5573535" cy="3563847"/>
                    </a:xfrm>
                    <a:prstGeom prst="rect">
                      <a:avLst/>
                    </a:prstGeom>
                  </pic:spPr>
                </pic:pic>
              </a:graphicData>
            </a:graphic>
          </wp:inline>
        </w:drawing>
      </w:r>
    </w:p>
    <w:p w14:paraId="2746B179" w14:textId="03DC478D" w:rsidR="00720277" w:rsidRDefault="00720277" w:rsidP="00E105A8">
      <w:pPr>
        <w:pStyle w:val="Descripcin"/>
        <w:jc w:val="center"/>
      </w:pPr>
      <w:r>
        <w:t xml:space="preserve">Figura </w:t>
      </w:r>
      <w:r>
        <w:fldChar w:fldCharType="begin"/>
      </w:r>
      <w:r>
        <w:instrText>SEQ Figura \* ARABIC</w:instrText>
      </w:r>
      <w:r>
        <w:fldChar w:fldCharType="separate"/>
      </w:r>
      <w:r w:rsidR="00286707">
        <w:rPr>
          <w:noProof/>
        </w:rPr>
        <w:t>12</w:t>
      </w:r>
      <w:r>
        <w:fldChar w:fldCharType="end"/>
      </w:r>
      <w:r>
        <w:t xml:space="preserve">. Fichero </w:t>
      </w:r>
      <w:r w:rsidR="00441173">
        <w:t>pract1_rtos.c, definición de punteros de periféricos.</w:t>
      </w:r>
    </w:p>
    <w:p w14:paraId="3AA08B27" w14:textId="1283A144" w:rsidR="00434B89" w:rsidRPr="00DA72EE" w:rsidRDefault="00434B89" w:rsidP="00E105A8">
      <w:r w:rsidRPr="00DA72EE">
        <w:t xml:space="preserve">Y se deben hacer públicas en su fichero de cabecera, como se observa en la </w:t>
      </w:r>
      <w:r w:rsidR="009B3A98" w:rsidRPr="00DA72EE">
        <w:fldChar w:fldCharType="begin"/>
      </w:r>
      <w:r w:rsidR="009B3A98" w:rsidRPr="00DA72EE">
        <w:instrText xml:space="preserve"> REF _Ref153213040 \h </w:instrText>
      </w:r>
      <w:r w:rsidR="00DA72EE">
        <w:instrText xml:space="preserve"> \* MERGEFORMAT </w:instrText>
      </w:r>
      <w:r w:rsidR="009B3A98" w:rsidRPr="00DA72EE">
        <w:fldChar w:fldCharType="separate"/>
      </w:r>
      <w:r w:rsidR="00286707">
        <w:t xml:space="preserve">Figura </w:t>
      </w:r>
      <w:r w:rsidR="00286707">
        <w:rPr>
          <w:noProof/>
        </w:rPr>
        <w:t>13</w:t>
      </w:r>
      <w:r w:rsidR="009B3A98" w:rsidRPr="00DA72EE">
        <w:fldChar w:fldCharType="end"/>
      </w:r>
      <w:r w:rsidRPr="00DA72EE">
        <w:t>.</w:t>
      </w:r>
    </w:p>
    <w:p w14:paraId="3E62A118" w14:textId="6F11D0F8" w:rsidR="009B3A98" w:rsidRDefault="2F62694D" w:rsidP="00E105A8">
      <w:pPr>
        <w:jc w:val="center"/>
      </w:pPr>
      <w:r>
        <w:rPr>
          <w:noProof/>
        </w:rPr>
        <w:lastRenderedPageBreak/>
        <w:drawing>
          <wp:inline distT="0" distB="0" distL="0" distR="0" wp14:anchorId="18A6A08D" wp14:editId="0D04E7A2">
            <wp:extent cx="2329301" cy="3381847"/>
            <wp:effectExtent l="0" t="0" r="0" b="0"/>
            <wp:docPr id="91799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465" name="Picture 91799465"/>
                    <pic:cNvPicPr/>
                  </pic:nvPicPr>
                  <pic:blipFill>
                    <a:blip r:embed="rId24">
                      <a:extLst>
                        <a:ext uri="{28A0092B-C50C-407E-A947-70E740481C1C}">
                          <a14:useLocalDpi xmlns:a14="http://schemas.microsoft.com/office/drawing/2010/main"/>
                        </a:ext>
                      </a:extLst>
                    </a:blip>
                    <a:stretch>
                      <a:fillRect/>
                    </a:stretch>
                  </pic:blipFill>
                  <pic:spPr>
                    <a:xfrm>
                      <a:off x="0" y="0"/>
                      <a:ext cx="2329301" cy="3381847"/>
                    </a:xfrm>
                    <a:prstGeom prst="rect">
                      <a:avLst/>
                    </a:prstGeom>
                  </pic:spPr>
                </pic:pic>
              </a:graphicData>
            </a:graphic>
          </wp:inline>
        </w:drawing>
      </w:r>
    </w:p>
    <w:p w14:paraId="622B8DAC" w14:textId="016A500E" w:rsidR="00434B89" w:rsidRPr="00434B89" w:rsidRDefault="009B3A98" w:rsidP="00E105A8">
      <w:pPr>
        <w:pStyle w:val="Descripcin"/>
        <w:jc w:val="center"/>
      </w:pPr>
      <w:bookmarkStart w:id="4" w:name="_Ref153213040"/>
      <w:r>
        <w:t xml:space="preserve">Figura </w:t>
      </w:r>
      <w:r>
        <w:fldChar w:fldCharType="begin"/>
      </w:r>
      <w:r>
        <w:instrText>SEQ Figura \* ARABIC</w:instrText>
      </w:r>
      <w:r>
        <w:fldChar w:fldCharType="separate"/>
      </w:r>
      <w:r w:rsidR="00286707">
        <w:rPr>
          <w:noProof/>
        </w:rPr>
        <w:t>13</w:t>
      </w:r>
      <w:r>
        <w:fldChar w:fldCharType="end"/>
      </w:r>
      <w:bookmarkEnd w:id="4"/>
      <w:r>
        <w:t>. Fichero de cabecera pract1_rtos.h</w:t>
      </w:r>
    </w:p>
    <w:p w14:paraId="0FE512E9" w14:textId="26E2CF30" w:rsidR="009426E9" w:rsidRPr="00DA72EE" w:rsidRDefault="227E770A" w:rsidP="00E105A8">
      <w:r>
        <w:t>Se deben</w:t>
      </w:r>
      <w:r w:rsidR="00064163">
        <w:t xml:space="preserve"> incluir todas las librerías en </w:t>
      </w:r>
      <w:r w:rsidR="00AA32D0" w:rsidRPr="00AA32D0">
        <w:rPr>
          <w:i/>
          <w:iCs/>
        </w:rPr>
        <w:t>pract1_rtos.h</w:t>
      </w:r>
      <w:r w:rsidR="00AA32D0">
        <w:t xml:space="preserve"> y que éste sea el único fichero a incluir en cada .h de las task.</w:t>
      </w:r>
    </w:p>
    <w:p w14:paraId="79F9C3FB" w14:textId="783D9E99" w:rsidR="00016C93" w:rsidRDefault="050B02D5" w:rsidP="00E105A8">
      <w:pPr>
        <w:jc w:val="center"/>
      </w:pPr>
      <w:r>
        <w:rPr>
          <w:noProof/>
        </w:rPr>
        <w:drawing>
          <wp:inline distT="0" distB="0" distL="0" distR="0" wp14:anchorId="536E70DD" wp14:editId="319A8BBB">
            <wp:extent cx="2534004" cy="1576530"/>
            <wp:effectExtent l="0" t="0" r="0" b="0"/>
            <wp:docPr id="1677739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39500" name="Picture 1677739500"/>
                    <pic:cNvPicPr/>
                  </pic:nvPicPr>
                  <pic:blipFill>
                    <a:blip r:embed="rId25">
                      <a:extLst>
                        <a:ext uri="{28A0092B-C50C-407E-A947-70E740481C1C}">
                          <a14:useLocalDpi xmlns:a14="http://schemas.microsoft.com/office/drawing/2010/main"/>
                        </a:ext>
                      </a:extLst>
                    </a:blip>
                    <a:stretch>
                      <a:fillRect/>
                    </a:stretch>
                  </pic:blipFill>
                  <pic:spPr>
                    <a:xfrm>
                      <a:off x="0" y="0"/>
                      <a:ext cx="2534004" cy="1576530"/>
                    </a:xfrm>
                    <a:prstGeom prst="rect">
                      <a:avLst/>
                    </a:prstGeom>
                  </pic:spPr>
                </pic:pic>
              </a:graphicData>
            </a:graphic>
          </wp:inline>
        </w:drawing>
      </w:r>
    </w:p>
    <w:p w14:paraId="4B316FD3" w14:textId="207DEFEC" w:rsidR="00016C93" w:rsidRPr="009A0300" w:rsidRDefault="00016C93" w:rsidP="00E105A8">
      <w:pPr>
        <w:pStyle w:val="Descripcin"/>
        <w:jc w:val="center"/>
      </w:pPr>
      <w:bookmarkStart w:id="5" w:name="_Ref153213199"/>
      <w:r>
        <w:t xml:space="preserve">Figura </w:t>
      </w:r>
      <w:r>
        <w:fldChar w:fldCharType="begin"/>
      </w:r>
      <w:r>
        <w:instrText>SEQ Figura \* ARABIC</w:instrText>
      </w:r>
      <w:r>
        <w:fldChar w:fldCharType="separate"/>
      </w:r>
      <w:r w:rsidR="00286707">
        <w:rPr>
          <w:noProof/>
        </w:rPr>
        <w:t>14</w:t>
      </w:r>
      <w:r>
        <w:fldChar w:fldCharType="end"/>
      </w:r>
      <w:bookmarkEnd w:id="5"/>
      <w:r>
        <w:t xml:space="preserve">. Ejemplo de fichero de cabecera de </w:t>
      </w:r>
      <w:r w:rsidR="00DA72EE">
        <w:t>la task1</w:t>
      </w:r>
      <w:r w:rsidR="5743176A">
        <w:t xml:space="preserve"> (task1.h)</w:t>
      </w:r>
      <w:r w:rsidR="2A11370C">
        <w:t>.</w:t>
      </w:r>
    </w:p>
    <w:p w14:paraId="6ACE3449" w14:textId="7DC612AB" w:rsidR="009A0300" w:rsidRDefault="005470D9" w:rsidP="00E105A8">
      <w:r>
        <w:t xml:space="preserve">Compile para verificar que </w:t>
      </w:r>
      <w:r w:rsidR="00E56694">
        <w:t>las inclusiones de las librerías de periféricos no dan problemas.</w:t>
      </w:r>
    </w:p>
    <w:p w14:paraId="5BDADBA5" w14:textId="77777777" w:rsidR="00E105A8" w:rsidRPr="00E105A8" w:rsidRDefault="00E105A8" w:rsidP="00E105A8">
      <w:r w:rsidRPr="00E105A8">
        <w:t>Usamos los ficheros proporcionados en la práctica de LEDs (led.c y led.h) para realizar las siguientes acciones.</w:t>
      </w:r>
    </w:p>
    <w:p w14:paraId="76293E80" w14:textId="21D89CEC" w:rsidR="00E105A8" w:rsidRPr="00E105A8" w:rsidRDefault="00E105A8" w:rsidP="00E105A8">
      <w:pPr>
        <w:pStyle w:val="Prrafodelista"/>
        <w:numPr>
          <w:ilvl w:val="0"/>
          <w:numId w:val="5"/>
        </w:numPr>
      </w:pPr>
      <w:r w:rsidRPr="00E105A8">
        <w:t xml:space="preserve">Use Toggle_Led(LED_ptr,0); </w:t>
      </w:r>
      <w:r w:rsidR="3FD30D62">
        <w:t xml:space="preserve">antes y después del printf </w:t>
      </w:r>
      <w:r w:rsidRPr="00E105A8">
        <w:t>de la task1, de forma que se enciende el led 0 durante la ejecución de la task1.</w:t>
      </w:r>
    </w:p>
    <w:p w14:paraId="274FB47B" w14:textId="150B7DD5" w:rsidR="00E105A8" w:rsidRPr="00E105A8" w:rsidRDefault="00E105A8" w:rsidP="00E105A8">
      <w:pPr>
        <w:pStyle w:val="Prrafodelista"/>
        <w:numPr>
          <w:ilvl w:val="0"/>
          <w:numId w:val="5"/>
        </w:numPr>
      </w:pPr>
      <w:r w:rsidRPr="00E105A8">
        <w:t>Realice lo mismo para la task2 pero con el led 1.</w:t>
      </w:r>
    </w:p>
    <w:p w14:paraId="37CB8F74" w14:textId="155F9463" w:rsidR="00E105A8" w:rsidRPr="00E105A8" w:rsidRDefault="00E105A8" w:rsidP="00E105A8">
      <w:pPr>
        <w:pStyle w:val="Prrafodelista"/>
        <w:numPr>
          <w:ilvl w:val="0"/>
          <w:numId w:val="5"/>
        </w:numPr>
      </w:pPr>
      <w:r w:rsidRPr="00E105A8">
        <w:t xml:space="preserve">La tarea 3, que se ejecuta cada segundo, enciende todos los leds </w:t>
      </w:r>
      <w:r w:rsidR="001E6C96">
        <w:t>restantes</w:t>
      </w:r>
      <w:r w:rsidR="001E6C96" w:rsidRPr="00E105A8">
        <w:t xml:space="preserve"> </w:t>
      </w:r>
      <w:r w:rsidRPr="00E105A8">
        <w:t>al ejecutarse mediante el uso de Led_ON_</w:t>
      </w:r>
      <w:r w:rsidR="001E6C96">
        <w:t>Some</w:t>
      </w:r>
      <w:r w:rsidRPr="00E105A8">
        <w:t>(LED_ptr</w:t>
      </w:r>
      <w:r w:rsidR="00AC0032">
        <w:t>,8,2</w:t>
      </w:r>
      <w:r w:rsidRPr="00E105A8">
        <w:t>);</w:t>
      </w:r>
    </w:p>
    <w:p w14:paraId="174B1488" w14:textId="37618A4A" w:rsidR="00E105A8" w:rsidRPr="00E105A8" w:rsidRDefault="00E105A8" w:rsidP="00E105A8">
      <w:pPr>
        <w:pStyle w:val="Prrafodelista"/>
        <w:numPr>
          <w:ilvl w:val="0"/>
          <w:numId w:val="5"/>
        </w:numPr>
      </w:pPr>
      <w:r w:rsidRPr="00E105A8">
        <w:t xml:space="preserve">La tarea 4, que se ejecuta cada 5 segundos, apaga los leds </w:t>
      </w:r>
      <w:r w:rsidR="00DD2CAD">
        <w:t>que enciende la tarea 3</w:t>
      </w:r>
      <w:r w:rsidR="003E7FDA">
        <w:t xml:space="preserve"> </w:t>
      </w:r>
      <w:r w:rsidRPr="00E105A8">
        <w:t>mediante el uso de la función Led_OFF_</w:t>
      </w:r>
      <w:r w:rsidR="00DD2CAD">
        <w:t>Some</w:t>
      </w:r>
      <w:r w:rsidRPr="00E105A8">
        <w:t>(LED_ptr</w:t>
      </w:r>
      <w:r w:rsidR="00DD2CAD">
        <w:t>,8,2</w:t>
      </w:r>
      <w:r w:rsidRPr="00E105A8">
        <w:t>);</w:t>
      </w:r>
    </w:p>
    <w:p w14:paraId="2D99D1D7" w14:textId="665B6343" w:rsidR="00E105A8" w:rsidRDefault="6135A779" w:rsidP="00E105A8">
      <w:pPr>
        <w:jc w:val="center"/>
      </w:pPr>
      <w:commentRangeStart w:id="6"/>
      <w:r>
        <w:rPr>
          <w:noProof/>
        </w:rPr>
        <w:lastRenderedPageBreak/>
        <w:drawing>
          <wp:inline distT="0" distB="0" distL="0" distR="0" wp14:anchorId="32527DA2" wp14:editId="306B2B76">
            <wp:extent cx="3181794" cy="1671316"/>
            <wp:effectExtent l="0" t="0" r="0" b="0"/>
            <wp:docPr id="1998534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4021" name="Picture 1998534021"/>
                    <pic:cNvPicPr/>
                  </pic:nvPicPr>
                  <pic:blipFill>
                    <a:blip r:embed="rId26">
                      <a:extLst>
                        <a:ext uri="{28A0092B-C50C-407E-A947-70E740481C1C}">
                          <a14:useLocalDpi xmlns:a14="http://schemas.microsoft.com/office/drawing/2010/main"/>
                        </a:ext>
                      </a:extLst>
                    </a:blip>
                    <a:stretch>
                      <a:fillRect/>
                    </a:stretch>
                  </pic:blipFill>
                  <pic:spPr>
                    <a:xfrm>
                      <a:off x="0" y="0"/>
                      <a:ext cx="3181794" cy="1671316"/>
                    </a:xfrm>
                    <a:prstGeom prst="rect">
                      <a:avLst/>
                    </a:prstGeom>
                  </pic:spPr>
                </pic:pic>
              </a:graphicData>
            </a:graphic>
          </wp:inline>
        </w:drawing>
      </w:r>
      <w:commentRangeEnd w:id="6"/>
      <w:r w:rsidR="00042F82">
        <w:rPr>
          <w:rStyle w:val="Refdecomentario"/>
          <w:sz w:val="22"/>
          <w:szCs w:val="22"/>
        </w:rPr>
        <w:commentReference w:id="6"/>
      </w:r>
    </w:p>
    <w:p w14:paraId="06B8BB8C" w14:textId="450A3014" w:rsidR="00E105A8" w:rsidRDefault="00E105A8" w:rsidP="00E105A8">
      <w:pPr>
        <w:pStyle w:val="Descripcin"/>
        <w:jc w:val="center"/>
      </w:pPr>
      <w:r>
        <w:t xml:space="preserve">Figura </w:t>
      </w:r>
      <w:r>
        <w:fldChar w:fldCharType="begin"/>
      </w:r>
      <w:r>
        <w:instrText>SEQ Figura \* ARABIC</w:instrText>
      </w:r>
      <w:r>
        <w:fldChar w:fldCharType="separate"/>
      </w:r>
      <w:r w:rsidR="00286707">
        <w:rPr>
          <w:noProof/>
        </w:rPr>
        <w:t>15</w:t>
      </w:r>
      <w:r>
        <w:fldChar w:fldCharType="end"/>
      </w:r>
      <w:r>
        <w:t xml:space="preserve">. </w:t>
      </w:r>
      <w:r w:rsidR="00020433">
        <w:t>Ejemplo de task2.c</w:t>
      </w:r>
    </w:p>
    <w:p w14:paraId="7527468B" w14:textId="41F46C94" w:rsidR="00E105A8" w:rsidRDefault="00E105A8" w:rsidP="00E105A8">
      <w:pPr>
        <w:jc w:val="center"/>
      </w:pPr>
    </w:p>
    <w:p w14:paraId="44500638" w14:textId="2BBEE69F" w:rsidR="009A0300" w:rsidRDefault="004968D3" w:rsidP="00E105A8">
      <w:r>
        <w:t>Compile su proyecto y capture los resultados.</w:t>
      </w:r>
    </w:p>
    <w:p w14:paraId="07A5B308" w14:textId="30BB2DF0" w:rsidR="00FC37B5" w:rsidRDefault="00FC37B5" w:rsidP="00FC37B5">
      <w:pPr>
        <w:pStyle w:val="Prrafodelista"/>
        <w:numPr>
          <w:ilvl w:val="0"/>
          <w:numId w:val="7"/>
        </w:numPr>
      </w:pPr>
      <w:r>
        <w:t>¿Qué indican los leds parpadeantes de las tareas 1 y 2?</w:t>
      </w:r>
    </w:p>
    <w:p w14:paraId="3CDEBFBE" w14:textId="7F9DF94D" w:rsidR="00FC37B5" w:rsidRDefault="00FC37B5" w:rsidP="00FC37B5">
      <w:pPr>
        <w:pStyle w:val="Prrafodelista"/>
        <w:numPr>
          <w:ilvl w:val="0"/>
          <w:numId w:val="7"/>
        </w:numPr>
      </w:pPr>
      <w:r>
        <w:t>¿A qué se debe la escasa duración de su iluminación?</w:t>
      </w:r>
    </w:p>
    <w:p w14:paraId="2F82D3B0" w14:textId="77777777" w:rsidR="00FC37B5" w:rsidRDefault="00FC37B5" w:rsidP="00E105A8"/>
    <w:p w14:paraId="6836E59F" w14:textId="5C783FB9" w:rsidR="00707DE5" w:rsidRPr="00707DE5" w:rsidRDefault="00707DE5" w:rsidP="53A65797">
      <w:pPr>
        <w:rPr>
          <w:b/>
          <w:bCs/>
          <w:i/>
          <w:iCs/>
          <w:sz w:val="24"/>
          <w:szCs w:val="24"/>
        </w:rPr>
      </w:pPr>
      <w:r w:rsidRPr="53A65797">
        <w:rPr>
          <w:b/>
          <w:bCs/>
          <w:i/>
          <w:iCs/>
          <w:sz w:val="24"/>
          <w:szCs w:val="24"/>
        </w:rPr>
        <w:t xml:space="preserve">EJERCICIO </w:t>
      </w:r>
      <w:r w:rsidR="008F7539" w:rsidRPr="53A65797">
        <w:rPr>
          <w:b/>
          <w:bCs/>
          <w:i/>
          <w:iCs/>
          <w:sz w:val="24"/>
          <w:szCs w:val="24"/>
        </w:rPr>
        <w:t>4</w:t>
      </w:r>
      <w:r w:rsidRPr="53A65797">
        <w:rPr>
          <w:b/>
          <w:bCs/>
          <w:i/>
          <w:iCs/>
          <w:sz w:val="24"/>
          <w:szCs w:val="24"/>
        </w:rPr>
        <w:t>:</w:t>
      </w:r>
      <w:r w:rsidR="008F7539" w:rsidRPr="53A65797">
        <w:rPr>
          <w:b/>
          <w:bCs/>
          <w:i/>
          <w:iCs/>
          <w:sz w:val="24"/>
          <w:szCs w:val="24"/>
        </w:rPr>
        <w:t xml:space="preserve"> </w:t>
      </w:r>
      <w:r w:rsidRPr="53A65797">
        <w:rPr>
          <w:b/>
          <w:bCs/>
          <w:i/>
          <w:iCs/>
          <w:sz w:val="24"/>
          <w:szCs w:val="24"/>
        </w:rPr>
        <w:t xml:space="preserve">USO DE </w:t>
      </w:r>
      <w:r w:rsidR="00EA370B" w:rsidRPr="53A65797">
        <w:rPr>
          <w:b/>
          <w:bCs/>
          <w:i/>
          <w:iCs/>
          <w:sz w:val="24"/>
          <w:szCs w:val="24"/>
        </w:rPr>
        <w:t>VGA</w:t>
      </w:r>
      <w:r w:rsidRPr="53A65797">
        <w:rPr>
          <w:b/>
          <w:bCs/>
          <w:i/>
          <w:iCs/>
          <w:sz w:val="24"/>
          <w:szCs w:val="24"/>
        </w:rPr>
        <w:t xml:space="preserve"> y FUNCIONES NO REENTRANTES</w:t>
      </w:r>
    </w:p>
    <w:p w14:paraId="1D13F887" w14:textId="27581713" w:rsidR="00707DE5" w:rsidRDefault="00707DE5" w:rsidP="00707DE5">
      <w:r>
        <w:t xml:space="preserve">Ahora vamos a inicializar la </w:t>
      </w:r>
      <w:r w:rsidR="008F7539">
        <w:t xml:space="preserve">pantalla </w:t>
      </w:r>
      <w:r w:rsidR="00EA370B">
        <w:t>VGA</w:t>
      </w:r>
      <w:r>
        <w:t xml:space="preserve"> y </w:t>
      </w:r>
      <w:r w:rsidR="008F7539">
        <w:t>enviar</w:t>
      </w:r>
      <w:r>
        <w:t xml:space="preserve"> mensajes por </w:t>
      </w:r>
      <w:r w:rsidR="008F7539">
        <w:t>ella</w:t>
      </w:r>
      <w:r>
        <w:t xml:space="preserve">. Para ello creamos una función </w:t>
      </w:r>
      <w:r w:rsidR="592CAF1A" w:rsidRPr="06D55835">
        <w:rPr>
          <w:i/>
          <w:iCs/>
        </w:rPr>
        <w:t>Init_App</w:t>
      </w:r>
      <w:r w:rsidRPr="0044238B">
        <w:rPr>
          <w:i/>
          <w:iCs/>
        </w:rPr>
        <w:t>()</w:t>
      </w:r>
      <w:r>
        <w:t xml:space="preserve"> en un fichero fuente llamado </w:t>
      </w:r>
      <w:r w:rsidRPr="0044238B">
        <w:rPr>
          <w:i/>
          <w:iCs/>
        </w:rPr>
        <w:t>init.c</w:t>
      </w:r>
      <w:r>
        <w:t xml:space="preserve"> que crearemos en </w:t>
      </w:r>
      <w:r w:rsidRPr="0044238B">
        <w:rPr>
          <w:i/>
          <w:iCs/>
        </w:rPr>
        <w:t>AppSW/src</w:t>
      </w:r>
      <w:r>
        <w:t xml:space="preserve">. Añadiremos su correspondiente </w:t>
      </w:r>
      <w:r w:rsidRPr="0044238B">
        <w:rPr>
          <w:i/>
          <w:iCs/>
        </w:rPr>
        <w:t>init.h</w:t>
      </w:r>
      <w:r>
        <w:t xml:space="preserve"> en </w:t>
      </w:r>
      <w:r w:rsidRPr="0044238B">
        <w:rPr>
          <w:i/>
          <w:iCs/>
        </w:rPr>
        <w:t>AppSW/inc</w:t>
      </w:r>
      <w:r>
        <w:t>.</w:t>
      </w:r>
    </w:p>
    <w:p w14:paraId="1700D647" w14:textId="1CB715C4" w:rsidR="00FC37B5" w:rsidRDefault="002E4054" w:rsidP="00E105A8">
      <w:r>
        <w:t xml:space="preserve">Para ello use </w:t>
      </w:r>
      <w:r w:rsidR="1E19910A">
        <w:t xml:space="preserve">los ficheros init.c e init.h proporcionados </w:t>
      </w:r>
      <w:r w:rsidR="1E19910A" w:rsidRPr="0078797A">
        <w:rPr>
          <w:u w:val="single"/>
          <w:rPrChange w:id="7" w:author="Marcos Antonio Martínez Peiró" w:date="2026-03-11T10:23:00Z" w16du:dateUtc="2026-03-11T09:23:00Z">
            <w:rPr/>
          </w:rPrChange>
        </w:rPr>
        <w:t>en</w:t>
      </w:r>
      <w:r w:rsidR="1E19910A">
        <w:t xml:space="preserve"> la práctica.</w:t>
      </w:r>
    </w:p>
    <w:p w14:paraId="41832C66" w14:textId="07FD4CAD" w:rsidR="00A90E38" w:rsidRDefault="00A90E38" w:rsidP="00A90E38">
      <w:r>
        <w:t xml:space="preserve">El fichero de cabecera </w:t>
      </w:r>
      <w:r w:rsidRPr="00A90E38">
        <w:rPr>
          <w:i/>
          <w:iCs/>
        </w:rPr>
        <w:t>init.h</w:t>
      </w:r>
      <w:r>
        <w:t xml:space="preserve"> hará pública las variables globales definidas en </w:t>
      </w:r>
      <w:r w:rsidRPr="00A90E38">
        <w:rPr>
          <w:i/>
          <w:iCs/>
        </w:rPr>
        <w:t>init.c</w:t>
      </w:r>
      <w:r>
        <w:t xml:space="preserve"> así como los prototipos de funciones cuyo cuerpo se encuentre en </w:t>
      </w:r>
      <w:r w:rsidRPr="00A90E38">
        <w:rPr>
          <w:i/>
          <w:iCs/>
        </w:rPr>
        <w:t>init.c</w:t>
      </w:r>
      <w:r>
        <w:t>.</w:t>
      </w:r>
    </w:p>
    <w:p w14:paraId="6066429E" w14:textId="73DF32C0" w:rsidR="06D55835" w:rsidRDefault="11EF845A">
      <w:pPr>
        <w:jc w:val="center"/>
      </w:pPr>
      <w:r>
        <w:rPr>
          <w:noProof/>
        </w:rPr>
        <w:drawing>
          <wp:inline distT="0" distB="0" distL="0" distR="0" wp14:anchorId="0720F481" wp14:editId="35AD8FA4">
            <wp:extent cx="2797592" cy="1552792"/>
            <wp:effectExtent l="0" t="0" r="0" b="0"/>
            <wp:docPr id="1968166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66464" name="Picture 1968166464"/>
                    <pic:cNvPicPr/>
                  </pic:nvPicPr>
                  <pic:blipFill>
                    <a:blip r:embed="rId27">
                      <a:extLst>
                        <a:ext uri="{28A0092B-C50C-407E-A947-70E740481C1C}">
                          <a14:useLocalDpi xmlns:a14="http://schemas.microsoft.com/office/drawing/2010/main"/>
                        </a:ext>
                      </a:extLst>
                    </a:blip>
                    <a:stretch>
                      <a:fillRect/>
                    </a:stretch>
                  </pic:blipFill>
                  <pic:spPr>
                    <a:xfrm>
                      <a:off x="0" y="0"/>
                      <a:ext cx="2797592" cy="1552792"/>
                    </a:xfrm>
                    <a:prstGeom prst="rect">
                      <a:avLst/>
                    </a:prstGeom>
                  </pic:spPr>
                </pic:pic>
              </a:graphicData>
            </a:graphic>
          </wp:inline>
        </w:drawing>
      </w:r>
    </w:p>
    <w:p w14:paraId="6C07B0D7" w14:textId="23AD4C7C" w:rsidR="00DB11BA" w:rsidRDefault="00DB11BA" w:rsidP="00DB11BA">
      <w:pPr>
        <w:pStyle w:val="Descripcin"/>
        <w:jc w:val="center"/>
      </w:pPr>
      <w:r>
        <w:t xml:space="preserve">Figura </w:t>
      </w:r>
      <w:r>
        <w:fldChar w:fldCharType="begin"/>
      </w:r>
      <w:r>
        <w:instrText>SEQ Figura \* ARABIC</w:instrText>
      </w:r>
      <w:r>
        <w:fldChar w:fldCharType="separate"/>
      </w:r>
      <w:r w:rsidR="00286707">
        <w:rPr>
          <w:noProof/>
        </w:rPr>
        <w:t>16</w:t>
      </w:r>
      <w:r>
        <w:fldChar w:fldCharType="end"/>
      </w:r>
      <w:r>
        <w:t>. Ejemplo de init.h</w:t>
      </w:r>
    </w:p>
    <w:p w14:paraId="6D0F25FF" w14:textId="0B98B3D5" w:rsidR="005A2CDE" w:rsidRDefault="005A2CDE" w:rsidP="00E105A8">
      <w:r>
        <w:t xml:space="preserve">Estudie el contenido de los ficheros </w:t>
      </w:r>
      <w:r w:rsidRPr="005A2CDE">
        <w:rPr>
          <w:i/>
          <w:iCs/>
        </w:rPr>
        <w:t>init.c</w:t>
      </w:r>
      <w:r>
        <w:t xml:space="preserve"> e </w:t>
      </w:r>
      <w:r w:rsidRPr="005A2CDE">
        <w:rPr>
          <w:i/>
          <w:iCs/>
        </w:rPr>
        <w:t>init.h</w:t>
      </w:r>
      <w:r>
        <w:t>.</w:t>
      </w:r>
    </w:p>
    <w:p w14:paraId="00ABE018" w14:textId="2B8E26CF" w:rsidR="00DE19D7" w:rsidRDefault="00486324" w:rsidP="00E105A8">
      <w:r>
        <w:t xml:space="preserve">Incluya la llamada a la función </w:t>
      </w:r>
      <w:r w:rsidR="27C820F3">
        <w:t>Init_App</w:t>
      </w:r>
      <w:r w:rsidR="00DE19D7">
        <w:t>() en main antes de la creación de las tareas.</w:t>
      </w:r>
    </w:p>
    <w:p w14:paraId="6461A571" w14:textId="77777777" w:rsidR="00DE19D7" w:rsidRDefault="00DE19D7" w:rsidP="00E105A8"/>
    <w:p w14:paraId="58005800" w14:textId="1116D20B" w:rsidR="00486324" w:rsidRDefault="00DE19D7" w:rsidP="00E105A8">
      <w:r>
        <w:t xml:space="preserve">Compile y verifique que la </w:t>
      </w:r>
      <w:r w:rsidR="00EA370B">
        <w:t>VGA</w:t>
      </w:r>
      <w:r>
        <w:t xml:space="preserve"> funciona.</w:t>
      </w:r>
    </w:p>
    <w:p w14:paraId="732ED1F9" w14:textId="77777777" w:rsidR="00DE19D7" w:rsidRDefault="00DE19D7" w:rsidP="00E105A8"/>
    <w:p w14:paraId="0022C5A0" w14:textId="785BAE98" w:rsidR="00E24BFA" w:rsidRDefault="00E24BFA" w:rsidP="00E24BFA">
      <w:r>
        <w:t xml:space="preserve">Introducimos el uso de </w:t>
      </w:r>
      <w:r w:rsidRPr="00E24BFA">
        <w:rPr>
          <w:i/>
          <w:iCs/>
        </w:rPr>
        <w:t>Print_</w:t>
      </w:r>
      <w:r w:rsidR="00EA370B">
        <w:rPr>
          <w:i/>
          <w:iCs/>
        </w:rPr>
        <w:t>V</w:t>
      </w:r>
      <w:r w:rsidR="009C17AB">
        <w:rPr>
          <w:i/>
          <w:iCs/>
        </w:rPr>
        <w:t>GA</w:t>
      </w:r>
      <w:r w:rsidRPr="00E24BFA">
        <w:rPr>
          <w:i/>
          <w:iCs/>
        </w:rPr>
        <w:t>()</w:t>
      </w:r>
      <w:r>
        <w:t xml:space="preserve"> en las </w:t>
      </w:r>
      <w:r w:rsidRPr="00E24BFA">
        <w:rPr>
          <w:i/>
          <w:iCs/>
        </w:rPr>
        <w:t>tasks</w:t>
      </w:r>
      <w:r>
        <w:t xml:space="preserve"> de forma que envíen el mensaje por la </w:t>
      </w:r>
      <w:r w:rsidR="009C17AB">
        <w:t>VGA</w:t>
      </w:r>
      <w:r>
        <w:t xml:space="preserve">. Realice esto con todas las </w:t>
      </w:r>
      <w:r w:rsidRPr="00E24BFA">
        <w:rPr>
          <w:i/>
          <w:iCs/>
        </w:rPr>
        <w:t>task</w:t>
      </w:r>
      <w:r>
        <w:t xml:space="preserve"> y compruebe su funcionamiento.</w:t>
      </w:r>
    </w:p>
    <w:p w14:paraId="6F61EFD0" w14:textId="6D723D0A" w:rsidR="00E24BFA" w:rsidRDefault="00074221" w:rsidP="00E24BFA">
      <w:pPr>
        <w:keepNext/>
        <w:jc w:val="center"/>
      </w:pPr>
      <w:r w:rsidRPr="00074221">
        <w:rPr>
          <w:noProof/>
        </w:rPr>
        <w:lastRenderedPageBreak/>
        <w:drawing>
          <wp:inline distT="0" distB="0" distL="0" distR="0" wp14:anchorId="65E539BC" wp14:editId="49FF4970">
            <wp:extent cx="2944424" cy="1661124"/>
            <wp:effectExtent l="0" t="0" r="8890" b="0"/>
            <wp:docPr id="19764065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06567" name="Imagen 1" descr="Texto&#10;&#10;El contenido generado por IA puede ser incorrecto."/>
                    <pic:cNvPicPr/>
                  </pic:nvPicPr>
                  <pic:blipFill>
                    <a:blip r:embed="rId28"/>
                    <a:stretch>
                      <a:fillRect/>
                    </a:stretch>
                  </pic:blipFill>
                  <pic:spPr>
                    <a:xfrm>
                      <a:off x="0" y="0"/>
                      <a:ext cx="3006587" cy="1696194"/>
                    </a:xfrm>
                    <a:prstGeom prst="rect">
                      <a:avLst/>
                    </a:prstGeom>
                  </pic:spPr>
                </pic:pic>
              </a:graphicData>
            </a:graphic>
          </wp:inline>
        </w:drawing>
      </w:r>
    </w:p>
    <w:p w14:paraId="51043229" w14:textId="76125550" w:rsidR="00E24BFA" w:rsidRDefault="00E24BFA" w:rsidP="00E24BFA">
      <w:pPr>
        <w:pStyle w:val="Descripcin"/>
        <w:jc w:val="center"/>
      </w:pPr>
      <w:r>
        <w:t xml:space="preserve">Figura </w:t>
      </w:r>
      <w:r>
        <w:fldChar w:fldCharType="begin"/>
      </w:r>
      <w:r>
        <w:instrText>SEQ Figura \* ARABIC</w:instrText>
      </w:r>
      <w:r>
        <w:fldChar w:fldCharType="separate"/>
      </w:r>
      <w:r w:rsidR="00286707">
        <w:rPr>
          <w:noProof/>
        </w:rPr>
        <w:t>17</w:t>
      </w:r>
      <w:r>
        <w:fldChar w:fldCharType="end"/>
      </w:r>
      <w:r>
        <w:t xml:space="preserve">. Mensajes por </w:t>
      </w:r>
      <w:r w:rsidR="009C17AB">
        <w:t>VGA</w:t>
      </w:r>
      <w:r>
        <w:t xml:space="preserve"> desde Tasks.</w:t>
      </w:r>
    </w:p>
    <w:p w14:paraId="0778CFBA" w14:textId="57D2C98C" w:rsidR="008F1BB0" w:rsidRPr="008F1BB0" w:rsidRDefault="008F1BB0" w:rsidP="008F1BB0">
      <w:r>
        <w:t xml:space="preserve">Compile y verifique el funcionamiento de los mensajes sobre </w:t>
      </w:r>
      <w:r w:rsidR="009C17AB">
        <w:t>VGA</w:t>
      </w:r>
      <w:r>
        <w:t>.</w:t>
      </w:r>
    </w:p>
    <w:p w14:paraId="7F5283AC" w14:textId="6D60EFA4" w:rsidR="005A2CDE" w:rsidRDefault="00222FCB" w:rsidP="00E105A8">
      <w:r>
        <w:t>La función Print</w:t>
      </w:r>
      <w:r w:rsidR="00A753FB">
        <w:t>_</w:t>
      </w:r>
      <w:r w:rsidR="009C17AB">
        <w:t>VGA</w:t>
      </w:r>
      <w:r>
        <w:t xml:space="preserve">() nos permite escribir strings en la </w:t>
      </w:r>
      <w:r w:rsidR="009C17AB">
        <w:t>VGA</w:t>
      </w:r>
      <w:r>
        <w:t xml:space="preserve"> desde una task. Precaución con esta función pues utiliza una variable global compartida entre tareas para poder saber la línea de escritura del mensaje.</w:t>
      </w:r>
    </w:p>
    <w:p w14:paraId="7A0E246F" w14:textId="6C1FC153" w:rsidR="005A2CDE" w:rsidRDefault="006A5BB5" w:rsidP="002A0626">
      <w:pPr>
        <w:pStyle w:val="Prrafodelista"/>
        <w:numPr>
          <w:ilvl w:val="0"/>
          <w:numId w:val="8"/>
        </w:numPr>
      </w:pPr>
      <w:r>
        <w:t>¿Por qué se considera Print</w:t>
      </w:r>
      <w:r w:rsidR="00A753FB">
        <w:t>_VGA</w:t>
      </w:r>
      <w:r>
        <w:t>() una función no reentrante?</w:t>
      </w:r>
    </w:p>
    <w:p w14:paraId="229ACA15" w14:textId="4EDFCAE7" w:rsidR="006A5BB5" w:rsidRDefault="006A5BB5" w:rsidP="002A0626">
      <w:pPr>
        <w:pStyle w:val="Prrafodelista"/>
        <w:numPr>
          <w:ilvl w:val="0"/>
          <w:numId w:val="8"/>
        </w:numPr>
      </w:pPr>
      <w:r>
        <w:t>¿Qué solución se debe adoptar cuando en RTOS trabajamos con funciones no reentrantes?</w:t>
      </w:r>
    </w:p>
    <w:p w14:paraId="0C1D5DAB" w14:textId="77777777" w:rsidR="00417803" w:rsidRDefault="00417803" w:rsidP="00E105A8"/>
    <w:p w14:paraId="3AE838F7" w14:textId="025828C0" w:rsidR="00417803" w:rsidRDefault="001716C2" w:rsidP="00E105A8">
      <w:r>
        <w:t>Vamos a incluir el número de línea para que se visualice en la VGA. Para ello modifique las tasks de f</w:t>
      </w:r>
      <w:r w:rsidR="00665693">
        <w:t>orma que puedan verse los números de línea como se muestra en el siguiente código</w:t>
      </w:r>
      <w:r w:rsidR="00C923CE">
        <w:t xml:space="preserve"> ejemplo</w:t>
      </w:r>
      <w:r w:rsidR="00665693">
        <w:t>.</w:t>
      </w:r>
      <w:r w:rsidR="615E740C">
        <w:t xml:space="preserve"> De nuevo compile y ejecute sobre NIOSII.</w:t>
      </w:r>
    </w:p>
    <w:p w14:paraId="164AA0ED" w14:textId="77777777" w:rsidR="00F01BFB" w:rsidRDefault="00052B88" w:rsidP="00CA1A4D">
      <w:pPr>
        <w:keepNext/>
        <w:jc w:val="center"/>
      </w:pPr>
      <w:r>
        <w:rPr>
          <w:noProof/>
        </w:rPr>
        <w:drawing>
          <wp:inline distT="0" distB="0" distL="0" distR="0" wp14:anchorId="4AF7A13D" wp14:editId="3FC9F281">
            <wp:extent cx="5154489" cy="210745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54489" cy="2107457"/>
                    </a:xfrm>
                    <a:prstGeom prst="rect">
                      <a:avLst/>
                    </a:prstGeom>
                  </pic:spPr>
                </pic:pic>
              </a:graphicData>
            </a:graphic>
          </wp:inline>
        </w:drawing>
      </w:r>
    </w:p>
    <w:p w14:paraId="51FC59D1" w14:textId="59B3E8E9" w:rsidR="00665693" w:rsidRDefault="00F01BFB" w:rsidP="00CA1A4D">
      <w:pPr>
        <w:pStyle w:val="Descripcin"/>
        <w:jc w:val="center"/>
      </w:pPr>
      <w:r>
        <w:t xml:space="preserve">Figura </w:t>
      </w:r>
      <w:r>
        <w:fldChar w:fldCharType="begin"/>
      </w:r>
      <w:r>
        <w:instrText>SEQ Figura \* ARABIC</w:instrText>
      </w:r>
      <w:r>
        <w:fldChar w:fldCharType="separate"/>
      </w:r>
      <w:r w:rsidR="00286707">
        <w:rPr>
          <w:noProof/>
        </w:rPr>
        <w:t>18</w:t>
      </w:r>
      <w:r>
        <w:fldChar w:fldCharType="end"/>
      </w:r>
      <w:r>
        <w:t xml:space="preserve">. </w:t>
      </w:r>
      <w:r w:rsidR="009D7300">
        <w:t>Inclusión de número de línea en código de task.</w:t>
      </w:r>
    </w:p>
    <w:p w14:paraId="54D0EF22" w14:textId="5D9F14A7" w:rsidR="009B5202" w:rsidRDefault="009B5202" w:rsidP="00E105A8">
      <w:r>
        <w:t xml:space="preserve">Recuerde archivar su proyecto en Zip para no perder </w:t>
      </w:r>
      <w:r w:rsidR="00AE3E92">
        <w:t xml:space="preserve">la versión actualizada de su trabajo hasta el momento (al menos como alternativa al uso de Git o sistemas de </w:t>
      </w:r>
      <w:r w:rsidR="002A0626">
        <w:t>mantenimiento de versiones).</w:t>
      </w:r>
    </w:p>
    <w:p w14:paraId="1F94A919" w14:textId="77777777" w:rsidR="002A0626" w:rsidRDefault="002A0626" w:rsidP="00E105A8"/>
    <w:p w14:paraId="1C5F4843" w14:textId="77777777" w:rsidR="00902203" w:rsidRDefault="00902203">
      <w:pPr>
        <w:jc w:val="left"/>
        <w:rPr>
          <w:b/>
          <w:bCs/>
          <w:i/>
          <w:iCs/>
          <w:sz w:val="24"/>
          <w:szCs w:val="24"/>
        </w:rPr>
      </w:pPr>
      <w:r>
        <w:rPr>
          <w:b/>
          <w:bCs/>
          <w:i/>
          <w:iCs/>
          <w:sz w:val="24"/>
          <w:szCs w:val="24"/>
        </w:rPr>
        <w:br w:type="page"/>
      </w:r>
    </w:p>
    <w:p w14:paraId="408D50FD" w14:textId="143DA7E9" w:rsidR="00E3618E" w:rsidRPr="00DE19D7" w:rsidRDefault="002A0626" w:rsidP="53A65797">
      <w:pPr>
        <w:rPr>
          <w:b/>
          <w:bCs/>
          <w:i/>
          <w:iCs/>
          <w:sz w:val="24"/>
          <w:szCs w:val="24"/>
        </w:rPr>
      </w:pPr>
      <w:r w:rsidRPr="53A65797">
        <w:rPr>
          <w:b/>
          <w:bCs/>
          <w:i/>
          <w:iCs/>
          <w:sz w:val="24"/>
          <w:szCs w:val="24"/>
        </w:rPr>
        <w:lastRenderedPageBreak/>
        <w:t>EJERCICIO 5:</w:t>
      </w:r>
      <w:r w:rsidR="00E3618E" w:rsidRPr="53A65797">
        <w:rPr>
          <w:b/>
          <w:bCs/>
          <w:i/>
          <w:iCs/>
          <w:sz w:val="24"/>
          <w:szCs w:val="24"/>
        </w:rPr>
        <w:t xml:space="preserve"> FUNCIONES REENTRANTES, SECCIÓN CRÍTICA Y SEMÁFOROS</w:t>
      </w:r>
      <w:r w:rsidR="2EE9F431" w:rsidRPr="53A65797">
        <w:rPr>
          <w:b/>
          <w:bCs/>
          <w:i/>
          <w:iCs/>
          <w:sz w:val="24"/>
          <w:szCs w:val="24"/>
        </w:rPr>
        <w:t>. USO DE INTERRUPCIONES EN UCOSII.</w:t>
      </w:r>
    </w:p>
    <w:p w14:paraId="0868D780" w14:textId="46186181" w:rsidR="00E3618E" w:rsidRDefault="00E3618E" w:rsidP="00E3618E">
      <w:r>
        <w:t xml:space="preserve">Ahora pasamos a ver cómo mejorar el sistema para que no se pueda utilizar la función no reentrante </w:t>
      </w:r>
      <w:r w:rsidRPr="53A65797">
        <w:rPr>
          <w:i/>
          <w:iCs/>
        </w:rPr>
        <w:t>Print_</w:t>
      </w:r>
      <w:r w:rsidR="00A753FB" w:rsidRPr="53A65797">
        <w:rPr>
          <w:i/>
          <w:iCs/>
        </w:rPr>
        <w:t>VGA</w:t>
      </w:r>
      <w:r w:rsidRPr="53A65797">
        <w:rPr>
          <w:i/>
          <w:iCs/>
        </w:rPr>
        <w:t>()</w:t>
      </w:r>
      <w:r>
        <w:t xml:space="preserve"> por varias task</w:t>
      </w:r>
      <w:r w:rsidR="00C67DC8">
        <w:t xml:space="preserve"> al mismo tiempo</w:t>
      </w:r>
      <w:r>
        <w:t xml:space="preserve">. Suponiendo que una </w:t>
      </w:r>
      <w:r w:rsidRPr="53A65797">
        <w:rPr>
          <w:i/>
          <w:iCs/>
        </w:rPr>
        <w:t>task</w:t>
      </w:r>
      <w:r>
        <w:t xml:space="preserve"> es expulsada por otra cuando está en esta función las consecuencias pueden ser nefastas ya que la actualización de la variable global compartida no es segura.</w:t>
      </w:r>
      <w:r w:rsidR="3C065418">
        <w:t xml:space="preserve"> Ello podría ocurrir cuando una ISR se activa en el instante en que la task intenta usar Print_VGA().</w:t>
      </w:r>
    </w:p>
    <w:p w14:paraId="391FF7F5" w14:textId="79C36951" w:rsidR="00E3618E" w:rsidRDefault="00E3618E" w:rsidP="00E3618E">
      <w:r>
        <w:t xml:space="preserve">Una manera de asegurar el uso de la variable compartida es considerar el acceso a la función </w:t>
      </w:r>
      <w:r w:rsidRPr="53A65797">
        <w:rPr>
          <w:i/>
          <w:iCs/>
        </w:rPr>
        <w:t>Print_</w:t>
      </w:r>
      <w:r w:rsidR="73D4A8D2" w:rsidRPr="53A65797">
        <w:rPr>
          <w:i/>
          <w:iCs/>
        </w:rPr>
        <w:t>VGA</w:t>
      </w:r>
      <w:r w:rsidRPr="53A65797">
        <w:rPr>
          <w:i/>
          <w:iCs/>
        </w:rPr>
        <w:t>()</w:t>
      </w:r>
      <w:r>
        <w:t xml:space="preserve"> como una </w:t>
      </w:r>
      <w:r w:rsidRPr="53A65797">
        <w:rPr>
          <w:b/>
          <w:bCs/>
        </w:rPr>
        <w:t>sección crítica</w:t>
      </w:r>
      <w:r>
        <w:t xml:space="preserve"> dentro de cada </w:t>
      </w:r>
      <w:r w:rsidRPr="53A65797">
        <w:rPr>
          <w:i/>
          <w:iCs/>
        </w:rPr>
        <w:t>task</w:t>
      </w:r>
      <w:r>
        <w:t xml:space="preserve"> y utilizar </w:t>
      </w:r>
      <w:r w:rsidRPr="53A65797">
        <w:rPr>
          <w:b/>
          <w:bCs/>
        </w:rPr>
        <w:t>semáforos</w:t>
      </w:r>
      <w:r>
        <w:t>.</w:t>
      </w:r>
    </w:p>
    <w:p w14:paraId="1A783D29" w14:textId="77777777" w:rsidR="00E3618E" w:rsidRDefault="00E3618E" w:rsidP="00E3618E">
      <w:r>
        <w:t>Para ello creamos un semáforo:</w:t>
      </w:r>
    </w:p>
    <w:p w14:paraId="11CF087E" w14:textId="30CB4DC3" w:rsidR="00E3618E" w:rsidRDefault="00E3618E" w:rsidP="00A307CF">
      <w:pPr>
        <w:pStyle w:val="Prrafodelista"/>
        <w:jc w:val="left"/>
      </w:pPr>
      <w:r>
        <w:t xml:space="preserve"> </w:t>
      </w:r>
    </w:p>
    <w:p w14:paraId="4E857EE6" w14:textId="15F19783" w:rsidR="00E3618E" w:rsidRDefault="00E3618E" w:rsidP="00E3618E">
      <w:pPr>
        <w:pStyle w:val="Prrafodelista"/>
        <w:numPr>
          <w:ilvl w:val="0"/>
          <w:numId w:val="9"/>
        </w:numPr>
        <w:jc w:val="left"/>
      </w:pPr>
      <w:r>
        <w:t xml:space="preserve">En init.c </w:t>
      </w:r>
      <w:r w:rsidR="7380FB8D">
        <w:t xml:space="preserve">declaramos el puntero OS_EVENT *Semaphore; (descomente las líneas de declaración de semáforo) y </w:t>
      </w:r>
      <w:r>
        <w:t xml:space="preserve">creamos una función para </w:t>
      </w:r>
      <w:r w:rsidR="16BE2A93">
        <w:t xml:space="preserve">creación </w:t>
      </w:r>
      <w:r>
        <w:t>de elementos de comunicación de tareas en UCOS</w:t>
      </w:r>
      <w:r w:rsidR="7C445060">
        <w:t xml:space="preserve"> (elimine comentarios para que se ejecute el servicio de creación de semáforos)</w:t>
      </w:r>
      <w:r>
        <w:t>.</w:t>
      </w:r>
    </w:p>
    <w:p w14:paraId="4D0E1D17" w14:textId="52F2CFDF" w:rsidR="519C4022" w:rsidRDefault="519C4022" w:rsidP="53A65797">
      <w:pPr>
        <w:pStyle w:val="Prrafodelista"/>
        <w:numPr>
          <w:ilvl w:val="0"/>
          <w:numId w:val="9"/>
        </w:numPr>
        <w:jc w:val="left"/>
      </w:pPr>
      <w:r>
        <w:t>En init.h elimine el comentario para que se publique el semáforo creado.</w:t>
      </w:r>
    </w:p>
    <w:p w14:paraId="26A3D534" w14:textId="77777777" w:rsidR="001C21A9" w:rsidRDefault="00E3618E" w:rsidP="001C21A9">
      <w:pPr>
        <w:keepNext/>
        <w:jc w:val="center"/>
      </w:pPr>
      <w:r>
        <w:rPr>
          <w:noProof/>
        </w:rPr>
        <w:drawing>
          <wp:inline distT="0" distB="0" distL="0" distR="0" wp14:anchorId="6965AF68" wp14:editId="7D072708">
            <wp:extent cx="2343150" cy="809625"/>
            <wp:effectExtent l="0" t="0" r="0" b="0"/>
            <wp:docPr id="670176175" name="Imagen 67017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2343150" cy="809625"/>
                    </a:xfrm>
                    <a:prstGeom prst="rect">
                      <a:avLst/>
                    </a:prstGeom>
                  </pic:spPr>
                </pic:pic>
              </a:graphicData>
            </a:graphic>
          </wp:inline>
        </w:drawing>
      </w:r>
    </w:p>
    <w:p w14:paraId="72620F13" w14:textId="00CC38FA" w:rsidR="00E3618E" w:rsidRDefault="001C21A9" w:rsidP="001C21A9">
      <w:pPr>
        <w:pStyle w:val="Descripcin"/>
        <w:jc w:val="center"/>
      </w:pPr>
      <w:r>
        <w:t xml:space="preserve">Figura </w:t>
      </w:r>
      <w:r>
        <w:fldChar w:fldCharType="begin"/>
      </w:r>
      <w:r>
        <w:instrText>SEQ Figura \* ARABIC</w:instrText>
      </w:r>
      <w:r>
        <w:fldChar w:fldCharType="separate"/>
      </w:r>
      <w:r w:rsidR="00286707">
        <w:rPr>
          <w:noProof/>
        </w:rPr>
        <w:t>19</w:t>
      </w:r>
      <w:r>
        <w:fldChar w:fldCharType="end"/>
      </w:r>
      <w:r>
        <w:t>. Creación de función UCOS_Utilities().</w:t>
      </w:r>
    </w:p>
    <w:p w14:paraId="36E93DB8" w14:textId="3BCCB515" w:rsidR="00E3618E" w:rsidRDefault="7D795B60" w:rsidP="00E3618E">
      <w:r>
        <w:t xml:space="preserve">UCOS_Utilities() </w:t>
      </w:r>
      <w:r w:rsidR="4C4CF30D">
        <w:t xml:space="preserve">forma parte de la inicialización del sistema y se ejecuta </w:t>
      </w:r>
      <w:r>
        <w:t>antes de crear las tasks</w:t>
      </w:r>
      <w:r w:rsidR="3010791F">
        <w:t xml:space="preserve"> </w:t>
      </w:r>
      <w:r w:rsidR="44DEA97B">
        <w:t xml:space="preserve">al ser llamada en </w:t>
      </w:r>
      <w:r w:rsidR="3010791F">
        <w:t>Init_App()</w:t>
      </w:r>
      <w:r w:rsidR="00E3618E">
        <w:t>.</w:t>
      </w:r>
    </w:p>
    <w:p w14:paraId="151B08F6" w14:textId="2189DA99" w:rsidR="004E2608" w:rsidRDefault="7FCAB7D0" w:rsidP="53A65797">
      <w:pPr>
        <w:keepNext/>
        <w:jc w:val="center"/>
      </w:pPr>
      <w:r>
        <w:rPr>
          <w:noProof/>
        </w:rPr>
        <w:lastRenderedPageBreak/>
        <w:drawing>
          <wp:inline distT="0" distB="0" distL="0" distR="0" wp14:anchorId="657E0DB3" wp14:editId="730D84D2">
            <wp:extent cx="5943600" cy="3943350"/>
            <wp:effectExtent l="0" t="0" r="0" b="0"/>
            <wp:docPr id="1837640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40826" name="Picture 1837640826"/>
                    <pic:cNvPicPr/>
                  </pic:nvPicPr>
                  <pic:blipFill>
                    <a:blip r:embed="rId31">
                      <a:extLst>
                        <a:ext uri="{28A0092B-C50C-407E-A947-70E740481C1C}">
                          <a14:useLocalDpi xmlns:a14="http://schemas.microsoft.com/office/drawing/2010/main"/>
                        </a:ext>
                      </a:extLst>
                    </a:blip>
                    <a:stretch>
                      <a:fillRect/>
                    </a:stretch>
                  </pic:blipFill>
                  <pic:spPr>
                    <a:xfrm>
                      <a:off x="0" y="0"/>
                      <a:ext cx="5943600" cy="3943350"/>
                    </a:xfrm>
                    <a:prstGeom prst="rect">
                      <a:avLst/>
                    </a:prstGeom>
                  </pic:spPr>
                </pic:pic>
              </a:graphicData>
            </a:graphic>
          </wp:inline>
        </w:drawing>
      </w:r>
    </w:p>
    <w:p w14:paraId="2CF19263" w14:textId="4420921E" w:rsidR="00E3618E" w:rsidRDefault="004E2608" w:rsidP="004E2608">
      <w:pPr>
        <w:pStyle w:val="Descripcin"/>
        <w:jc w:val="center"/>
      </w:pPr>
      <w:r>
        <w:t xml:space="preserve">Figura </w:t>
      </w:r>
      <w:r>
        <w:fldChar w:fldCharType="begin"/>
      </w:r>
      <w:r>
        <w:instrText>SEQ Figura \* ARABIC</w:instrText>
      </w:r>
      <w:r>
        <w:fldChar w:fldCharType="separate"/>
      </w:r>
      <w:r w:rsidR="00286707">
        <w:rPr>
          <w:noProof/>
        </w:rPr>
        <w:t>20</w:t>
      </w:r>
      <w:r>
        <w:fldChar w:fldCharType="end"/>
      </w:r>
      <w:r>
        <w:t>. Inclusión de funciones de inicio en main().</w:t>
      </w:r>
    </w:p>
    <w:p w14:paraId="4A89B1F0" w14:textId="77777777" w:rsidR="00E3618E" w:rsidRDefault="00E3618E" w:rsidP="00E3618E">
      <w:r>
        <w:t>Así podemos usar el semáforo en todas las tareas que compartan la variable global “line”.</w:t>
      </w:r>
    </w:p>
    <w:p w14:paraId="3BB3E6B5" w14:textId="5C3297D2" w:rsidR="004E2608" w:rsidRDefault="005001FB" w:rsidP="004E2608">
      <w:pPr>
        <w:keepNext/>
        <w:jc w:val="center"/>
      </w:pPr>
      <w:r w:rsidRPr="005001FB">
        <w:rPr>
          <w:noProof/>
        </w:rPr>
        <w:t xml:space="preserve"> </w:t>
      </w:r>
      <w:r w:rsidRPr="005001FB">
        <w:rPr>
          <w:noProof/>
        </w:rPr>
        <w:drawing>
          <wp:inline distT="0" distB="0" distL="0" distR="0" wp14:anchorId="738BEC65" wp14:editId="2ECC1FB9">
            <wp:extent cx="4119709" cy="2997641"/>
            <wp:effectExtent l="0" t="0" r="0" b="0"/>
            <wp:docPr id="1919611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114" name="Imagen 1" descr="Interfaz de usuario gráfica, Texto&#10;&#10;El contenido generado por IA puede ser incorrecto."/>
                    <pic:cNvPicPr/>
                  </pic:nvPicPr>
                  <pic:blipFill>
                    <a:blip r:embed="rId32"/>
                    <a:stretch>
                      <a:fillRect/>
                    </a:stretch>
                  </pic:blipFill>
                  <pic:spPr>
                    <a:xfrm>
                      <a:off x="0" y="0"/>
                      <a:ext cx="4149660" cy="3019434"/>
                    </a:xfrm>
                    <a:prstGeom prst="rect">
                      <a:avLst/>
                    </a:prstGeom>
                  </pic:spPr>
                </pic:pic>
              </a:graphicData>
            </a:graphic>
          </wp:inline>
        </w:drawing>
      </w:r>
    </w:p>
    <w:p w14:paraId="1F7C1317" w14:textId="03834AEB" w:rsidR="00E3618E" w:rsidRDefault="004E2608" w:rsidP="004E2608">
      <w:pPr>
        <w:pStyle w:val="Descripcin"/>
        <w:jc w:val="center"/>
      </w:pPr>
      <w:r>
        <w:t xml:space="preserve">Figura </w:t>
      </w:r>
      <w:r>
        <w:fldChar w:fldCharType="begin"/>
      </w:r>
      <w:r>
        <w:instrText>SEQ Figura \* ARABIC</w:instrText>
      </w:r>
      <w:r>
        <w:fldChar w:fldCharType="separate"/>
      </w:r>
      <w:r w:rsidR="00286707">
        <w:rPr>
          <w:noProof/>
        </w:rPr>
        <w:t>21</w:t>
      </w:r>
      <w:r>
        <w:fldChar w:fldCharType="end"/>
      </w:r>
      <w:r>
        <w:t>. Uso de semáforo binario en una task.</w:t>
      </w:r>
    </w:p>
    <w:p w14:paraId="5683E755" w14:textId="5C9275B0" w:rsidR="00E3618E" w:rsidRDefault="00E3618E" w:rsidP="00E3618E">
      <w:r>
        <w:t xml:space="preserve">Utilícelo en todas las tareas que compartan la variable </w:t>
      </w:r>
      <w:r w:rsidRPr="1C705484">
        <w:rPr>
          <w:i/>
          <w:iCs/>
        </w:rPr>
        <w:t>line</w:t>
      </w:r>
      <w:r>
        <w:t xml:space="preserve">. </w:t>
      </w:r>
      <w:r w:rsidR="001330C0">
        <w:t>Compile y v</w:t>
      </w:r>
      <w:r>
        <w:t>erifique el resultado.</w:t>
      </w:r>
    </w:p>
    <w:p w14:paraId="15061F0C" w14:textId="20AF4BD3" w:rsidR="002A0626" w:rsidRDefault="001330C0" w:rsidP="00324CD0">
      <w:pPr>
        <w:pStyle w:val="Prrafodelista"/>
        <w:numPr>
          <w:ilvl w:val="0"/>
          <w:numId w:val="10"/>
        </w:numPr>
      </w:pPr>
      <w:r>
        <w:t>¿Por qué se usa un semáforo binario y no uno de valor N?</w:t>
      </w:r>
    </w:p>
    <w:p w14:paraId="45D511B0" w14:textId="77777777" w:rsidR="00324CD0" w:rsidRDefault="001330C0" w:rsidP="00324CD0">
      <w:pPr>
        <w:pStyle w:val="Prrafodelista"/>
        <w:numPr>
          <w:ilvl w:val="0"/>
          <w:numId w:val="10"/>
        </w:numPr>
      </w:pPr>
      <w:r>
        <w:t>¿P</w:t>
      </w:r>
      <w:r w:rsidR="00BC6C4F">
        <w:t>odría utilizarse un MUTEX?</w:t>
      </w:r>
    </w:p>
    <w:p w14:paraId="1DC5BA4D" w14:textId="77777777" w:rsidR="00324CD0" w:rsidRDefault="00BC6C4F" w:rsidP="00324CD0">
      <w:pPr>
        <w:pStyle w:val="Prrafodelista"/>
        <w:numPr>
          <w:ilvl w:val="0"/>
          <w:numId w:val="10"/>
        </w:numPr>
      </w:pPr>
      <w:r>
        <w:lastRenderedPageBreak/>
        <w:t>¿Qué servicios de UCOS utilizaría con un MUTEX?</w:t>
      </w:r>
    </w:p>
    <w:p w14:paraId="5FE2D65C" w14:textId="4588DC1C" w:rsidR="001330C0" w:rsidRDefault="00324CD0" w:rsidP="00324CD0">
      <w:pPr>
        <w:pStyle w:val="Prrafodelista"/>
        <w:numPr>
          <w:ilvl w:val="0"/>
          <w:numId w:val="10"/>
        </w:numPr>
      </w:pPr>
      <w:r>
        <w:t>¿Cuál sería la prioridad de herencia que crearía en este caso al usar un MUTEX?</w:t>
      </w:r>
    </w:p>
    <w:p w14:paraId="5DDB1026" w14:textId="1038A6F0" w:rsidR="00AE3E92" w:rsidRDefault="645CB1FF" w:rsidP="00E105A8">
      <w:r>
        <w:t>Ahora vamos a incluir interrupciones de pulsadores en nuestro sistema. Para ello copie los ficheros isr.c e isr.h entregados en la práctica en su carpeta AppSW. Estudie el contenido de ambos.</w:t>
      </w:r>
    </w:p>
    <w:p w14:paraId="13FC1EB1" w14:textId="663926DE" w:rsidR="2DFD9F91" w:rsidRDefault="2DFD9F91" w:rsidP="00F77767">
      <w:pPr>
        <w:pStyle w:val="Prrafodelista"/>
        <w:numPr>
          <w:ilvl w:val="0"/>
          <w:numId w:val="1"/>
        </w:numPr>
      </w:pPr>
      <w:r>
        <w:t>Active la habilitación de interrupciones de pulsadores eliminando los comentarios oportunos en el fichero init.c</w:t>
      </w:r>
    </w:p>
    <w:p w14:paraId="16A86362" w14:textId="3DC44627" w:rsidR="74CDA5D0" w:rsidRDefault="74CDA5D0" w:rsidP="00F77767">
      <w:pPr>
        <w:pStyle w:val="Prrafodelista"/>
        <w:numPr>
          <w:ilvl w:val="0"/>
          <w:numId w:val="1"/>
        </w:numPr>
      </w:pPr>
      <w:r>
        <w:t>Incluya la librería init.h en la inclusión de librerías de pract1_rtos.h</w:t>
      </w:r>
    </w:p>
    <w:p w14:paraId="654B8A4B" w14:textId="53D3A584" w:rsidR="0BBAC52C" w:rsidRDefault="0BBAC52C" w:rsidP="00F77767">
      <w:pPr>
        <w:pStyle w:val="Prrafodelista"/>
        <w:numPr>
          <w:ilvl w:val="0"/>
          <w:numId w:val="1"/>
        </w:numPr>
      </w:pPr>
      <w:r>
        <w:t>Compile y ejecute sobre NIOSII.</w:t>
      </w:r>
    </w:p>
    <w:p w14:paraId="15CFA842" w14:textId="676CF2B1" w:rsidR="53A65797" w:rsidRDefault="53A65797" w:rsidP="00F77767">
      <w:pPr>
        <w:pStyle w:val="Prrafodelista"/>
      </w:pPr>
    </w:p>
    <w:p w14:paraId="031D4D43" w14:textId="726035DA" w:rsidR="1AAEF40E" w:rsidRDefault="1AAEF40E" w:rsidP="53A65797">
      <w:pPr>
        <w:pStyle w:val="Prrafodelista"/>
        <w:numPr>
          <w:ilvl w:val="0"/>
          <w:numId w:val="10"/>
        </w:numPr>
      </w:pPr>
      <w:r>
        <w:t>¿Qué servicios se utilizan para incorporar la ISR al scheduler de UCOSII?</w:t>
      </w:r>
    </w:p>
    <w:p w14:paraId="066B04F1" w14:textId="3CA5A1BB" w:rsidR="53A65797" w:rsidRDefault="53A65797" w:rsidP="53A65797"/>
    <w:p w14:paraId="1064574F" w14:textId="315DEE49" w:rsidR="00AE3E92" w:rsidRPr="00F03299" w:rsidRDefault="00434A77" w:rsidP="00E105A8">
      <w:pPr>
        <w:rPr>
          <w:b/>
          <w:bCs/>
          <w:i/>
          <w:iCs/>
          <w:sz w:val="24"/>
          <w:szCs w:val="24"/>
        </w:rPr>
      </w:pPr>
      <w:r w:rsidRPr="00F03299">
        <w:rPr>
          <w:b/>
          <w:bCs/>
          <w:i/>
          <w:iCs/>
          <w:sz w:val="24"/>
          <w:szCs w:val="24"/>
        </w:rPr>
        <w:t>EJERCICIO 6: TAREAS NADAL Y GRINCH.</w:t>
      </w:r>
    </w:p>
    <w:p w14:paraId="23FDCB77" w14:textId="1D6B5533" w:rsidR="00434A77" w:rsidRDefault="00434A77" w:rsidP="00E105A8">
      <w:r>
        <w:t>Llegados a este punto de la práctica, el espíritu navideño nos invade y decidimos crear dos tareas nuevas</w:t>
      </w:r>
      <w:r w:rsidR="00F03299">
        <w:t xml:space="preserve">; una dibuja un árbol de navidad en la pantalla </w:t>
      </w:r>
      <w:r w:rsidR="00CE2C80">
        <w:t>VGA</w:t>
      </w:r>
      <w:r w:rsidR="00F03299">
        <w:t xml:space="preserve"> y la otra nos fastidia el dibujo.</w:t>
      </w:r>
    </w:p>
    <w:p w14:paraId="205685B0" w14:textId="4DD124BC" w:rsidR="00D749C4" w:rsidRDefault="00D749C4" w:rsidP="00D749C4">
      <w:r>
        <w:t xml:space="preserve">Construya la </w:t>
      </w:r>
      <w:r w:rsidRPr="00D11784">
        <w:rPr>
          <w:i/>
          <w:iCs/>
        </w:rPr>
        <w:t>task</w:t>
      </w:r>
      <w:r>
        <w:t xml:space="preserve"> </w:t>
      </w:r>
      <w:r w:rsidR="00603578" w:rsidRPr="00603578">
        <w:rPr>
          <w:i/>
          <w:iCs/>
        </w:rPr>
        <w:t>TaskNadal</w:t>
      </w:r>
      <w:r w:rsidR="00603578">
        <w:t xml:space="preserve"> </w:t>
      </w:r>
      <w:r>
        <w:t>cuyo código puede obtener de PoliformaT.</w:t>
      </w:r>
    </w:p>
    <w:p w14:paraId="6D8A4045" w14:textId="6AAD142E" w:rsidR="005A377D" w:rsidRDefault="005108CD" w:rsidP="53A65797">
      <w:pPr>
        <w:keepNext/>
        <w:jc w:val="center"/>
      </w:pPr>
      <w:r w:rsidRPr="53A65797">
        <w:rPr>
          <w:noProof/>
        </w:rPr>
        <w:lastRenderedPageBreak/>
        <w:t xml:space="preserve"> </w:t>
      </w:r>
      <w:r w:rsidR="35548A23">
        <w:rPr>
          <w:noProof/>
        </w:rPr>
        <w:drawing>
          <wp:inline distT="0" distB="0" distL="0" distR="0" wp14:anchorId="2CC585CF" wp14:editId="50F66F80">
            <wp:extent cx="5353050" cy="5943600"/>
            <wp:effectExtent l="0" t="0" r="0" b="0"/>
            <wp:docPr id="1419223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23851" name="Picture 1419223851"/>
                    <pic:cNvPicPr/>
                  </pic:nvPicPr>
                  <pic:blipFill>
                    <a:blip r:embed="rId33">
                      <a:extLst>
                        <a:ext uri="{28A0092B-C50C-407E-A947-70E740481C1C}">
                          <a14:useLocalDpi xmlns:a14="http://schemas.microsoft.com/office/drawing/2010/main"/>
                        </a:ext>
                      </a:extLst>
                    </a:blip>
                    <a:stretch>
                      <a:fillRect/>
                    </a:stretch>
                  </pic:blipFill>
                  <pic:spPr>
                    <a:xfrm>
                      <a:off x="0" y="0"/>
                      <a:ext cx="5353050" cy="5943600"/>
                    </a:xfrm>
                    <a:prstGeom prst="rect">
                      <a:avLst/>
                    </a:prstGeom>
                  </pic:spPr>
                </pic:pic>
              </a:graphicData>
            </a:graphic>
          </wp:inline>
        </w:drawing>
      </w:r>
    </w:p>
    <w:p w14:paraId="44E9A08D" w14:textId="1E428D98" w:rsidR="00D749C4" w:rsidRDefault="005A377D" w:rsidP="005A377D">
      <w:pPr>
        <w:pStyle w:val="Descripcin"/>
        <w:jc w:val="center"/>
      </w:pPr>
      <w:r>
        <w:t xml:space="preserve">Figura </w:t>
      </w:r>
      <w:r>
        <w:fldChar w:fldCharType="begin"/>
      </w:r>
      <w:r>
        <w:instrText>SEQ Figura \* ARABIC</w:instrText>
      </w:r>
      <w:r>
        <w:fldChar w:fldCharType="separate"/>
      </w:r>
      <w:r w:rsidR="00286707">
        <w:rPr>
          <w:noProof/>
        </w:rPr>
        <w:t>22</w:t>
      </w:r>
      <w:r>
        <w:fldChar w:fldCharType="end"/>
      </w:r>
      <w:r>
        <w:t xml:space="preserve">. Tarea </w:t>
      </w:r>
      <w:r w:rsidR="00603578">
        <w:t>TaskNadal.</w:t>
      </w:r>
    </w:p>
    <w:p w14:paraId="51C10DA6" w14:textId="77777777" w:rsidR="00D749C4" w:rsidRDefault="00D749C4" w:rsidP="00D749C4">
      <w:r>
        <w:t>Compile y capture los resultados obtenidos.</w:t>
      </w:r>
    </w:p>
    <w:p w14:paraId="468EC0E6" w14:textId="5C61EBD4" w:rsidR="00761DF7" w:rsidRDefault="00761DF7" w:rsidP="00761DF7">
      <w:r>
        <w:t>Construya la tarea Grinch y de nuevo capture los resultados obtenidos. Puede obtener</w:t>
      </w:r>
      <w:r w:rsidR="00F77767">
        <w:t xml:space="preserve"> </w:t>
      </w:r>
      <w:r>
        <w:t>la</w:t>
      </w:r>
      <w:r w:rsidR="7C03E7B8">
        <w:t>s</w:t>
      </w:r>
      <w:r>
        <w:t xml:space="preserve"> tarea</w:t>
      </w:r>
      <w:r w:rsidR="26172079">
        <w:t>s</w:t>
      </w:r>
      <w:r>
        <w:t xml:space="preserve"> </w:t>
      </w:r>
      <w:r w:rsidR="6BE9FE51">
        <w:t>desde PoliformaT.</w:t>
      </w:r>
    </w:p>
    <w:p w14:paraId="1BDF8119" w14:textId="71B9CA5D" w:rsidR="00603578" w:rsidRDefault="00603578" w:rsidP="00603578">
      <w:r>
        <w:t>Puede usar las funciones de chequeo de errores alt_ucos_error_code.c y su fichero de cabecera alt_ucos_error_code.h tras los códigos de uso de servicios de UCOS que proporcionen variables de error como retorno de llamadas al servicio.</w:t>
      </w:r>
      <w:r w:rsidR="3AE01216">
        <w:t xml:space="preserve"> Incluya la librería stdlib.h en pract1_rtos.h, necesaria para el correcto </w:t>
      </w:r>
      <w:r w:rsidR="4ED311EE">
        <w:t>funcionamiento</w:t>
      </w:r>
      <w:r w:rsidR="3AE01216">
        <w:t xml:space="preserve"> de alt_ucos_error_code.c</w:t>
      </w:r>
    </w:p>
    <w:p w14:paraId="7F7E8ACD" w14:textId="10AC5191" w:rsidR="0044238B" w:rsidRDefault="00B361E8" w:rsidP="00B820EF">
      <w:pPr>
        <w:pStyle w:val="Prrafodelista"/>
        <w:numPr>
          <w:ilvl w:val="0"/>
          <w:numId w:val="11"/>
        </w:numPr>
        <w:jc w:val="left"/>
      </w:pPr>
      <w:r>
        <w:t>¿Qué periodo tienen las tareas nadal y grinch? ¿Se ven durante todo el periodo?</w:t>
      </w:r>
    </w:p>
    <w:p w14:paraId="515774F6" w14:textId="05296A23" w:rsidR="00B361E8" w:rsidRDefault="00DE3FB5" w:rsidP="00B820EF">
      <w:pPr>
        <w:pStyle w:val="Prrafodelista"/>
        <w:numPr>
          <w:ilvl w:val="0"/>
          <w:numId w:val="11"/>
        </w:numPr>
        <w:jc w:val="left"/>
      </w:pPr>
      <w:r>
        <w:t>¿Qué hacen las funciones de chequeo de errores? ¿dónde las utilizaría?</w:t>
      </w:r>
    </w:p>
    <w:p w14:paraId="122088B6" w14:textId="77777777" w:rsidR="00DE3FB5" w:rsidRDefault="00DE3FB5" w:rsidP="00B361E8">
      <w:pPr>
        <w:jc w:val="left"/>
      </w:pPr>
    </w:p>
    <w:p w14:paraId="6EDB4B0A" w14:textId="7DE3AEB2" w:rsidR="00473EE8" w:rsidRPr="00473EE8" w:rsidRDefault="00B820EF" w:rsidP="00473EE8">
      <w:pPr>
        <w:rPr>
          <w:b/>
          <w:bCs/>
          <w:i/>
          <w:iCs/>
          <w:sz w:val="24"/>
          <w:szCs w:val="24"/>
        </w:rPr>
      </w:pPr>
      <w:r w:rsidRPr="00473EE8">
        <w:rPr>
          <w:b/>
          <w:bCs/>
          <w:i/>
          <w:iCs/>
          <w:sz w:val="24"/>
          <w:szCs w:val="24"/>
        </w:rPr>
        <w:lastRenderedPageBreak/>
        <w:t xml:space="preserve">EJERCICIO 7: </w:t>
      </w:r>
      <w:r w:rsidR="00473EE8" w:rsidRPr="00473EE8">
        <w:rPr>
          <w:b/>
          <w:bCs/>
          <w:i/>
          <w:iCs/>
          <w:sz w:val="24"/>
          <w:szCs w:val="24"/>
        </w:rPr>
        <w:t>SUSPENSION DE TAREAS Y REACTIVACION</w:t>
      </w:r>
    </w:p>
    <w:p w14:paraId="4BC0F50F" w14:textId="77777777" w:rsidR="00086C6B" w:rsidRDefault="00086C6B" w:rsidP="00086C6B">
      <w:r>
        <w:t>Una de las posibilidades de los RTOS es la suspensión de una tarea en ejecución y su recuperación mediante servicios del operativo.</w:t>
      </w:r>
    </w:p>
    <w:p w14:paraId="44862899" w14:textId="77777777" w:rsidR="00086C6B" w:rsidRDefault="00086C6B" w:rsidP="00086C6B">
      <w:r>
        <w:t xml:space="preserve">Cree la tarea TaskSW que realice un polling de los SW cada 1,5 seg de forma que, cuando el SW0 se ponga a 1 se suspenda la tarea cuya prioridad está implícita en el valor de SW5-SW2. </w:t>
      </w:r>
    </w:p>
    <w:p w14:paraId="69D061DA" w14:textId="77777777" w:rsidR="00086C6B" w:rsidRDefault="00086C6B" w:rsidP="00086C6B">
      <w:r>
        <w:t>Además, cuando el SW1 esté a 1 se recupera la tarea cuyo código se muestra en SW5-SW2.</w:t>
      </w:r>
    </w:p>
    <w:p w14:paraId="7A46D417" w14:textId="77777777" w:rsidR="00086C6B" w:rsidRDefault="00086C6B" w:rsidP="00086C6B">
      <w:r>
        <w:t>Tenga presente que no debe permitir que la tarea se suspenda a sí misma ya que no podría recuperar las tareas suspendidas por ella.</w:t>
      </w:r>
    </w:p>
    <w:p w14:paraId="17BB0F0B" w14:textId="77777777" w:rsidR="00642A5B" w:rsidRDefault="00642A5B" w:rsidP="00642A5B">
      <w:pPr>
        <w:keepNext/>
        <w:jc w:val="center"/>
      </w:pPr>
      <w:r w:rsidRPr="00642A5B">
        <w:rPr>
          <w:noProof/>
        </w:rPr>
        <w:drawing>
          <wp:inline distT="0" distB="0" distL="0" distR="0" wp14:anchorId="4BF4327C" wp14:editId="37EBB667">
            <wp:extent cx="3691743" cy="5062743"/>
            <wp:effectExtent l="0" t="0" r="4445" b="508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98706" cy="5072292"/>
                    </a:xfrm>
                    <a:prstGeom prst="rect">
                      <a:avLst/>
                    </a:prstGeom>
                  </pic:spPr>
                </pic:pic>
              </a:graphicData>
            </a:graphic>
          </wp:inline>
        </w:drawing>
      </w:r>
    </w:p>
    <w:p w14:paraId="0A4365C7" w14:textId="7EA29B4F" w:rsidR="00086C6B" w:rsidRDefault="00642A5B" w:rsidP="00642A5B">
      <w:pPr>
        <w:pStyle w:val="Descripcin"/>
        <w:jc w:val="center"/>
      </w:pPr>
      <w:r>
        <w:t xml:space="preserve">Figura </w:t>
      </w:r>
      <w:r>
        <w:fldChar w:fldCharType="begin"/>
      </w:r>
      <w:r>
        <w:instrText>SEQ Figura \* ARABIC</w:instrText>
      </w:r>
      <w:r>
        <w:fldChar w:fldCharType="separate"/>
      </w:r>
      <w:r w:rsidR="00286707">
        <w:rPr>
          <w:noProof/>
        </w:rPr>
        <w:t>23</w:t>
      </w:r>
      <w:r>
        <w:fldChar w:fldCharType="end"/>
      </w:r>
      <w:r>
        <w:t xml:space="preserve">. Tarea </w:t>
      </w:r>
      <w:r w:rsidR="008944F3">
        <w:t>que suspende y reactiva desde los switches.</w:t>
      </w:r>
    </w:p>
    <w:p w14:paraId="456681AC" w14:textId="0E74FC90" w:rsidR="00086C6B" w:rsidRDefault="002D73CE" w:rsidP="002D73CE">
      <w:pPr>
        <w:pStyle w:val="Prrafodelista"/>
        <w:numPr>
          <w:ilvl w:val="0"/>
          <w:numId w:val="12"/>
        </w:numPr>
      </w:pPr>
      <w:r>
        <w:t>¿Cómo funcionan los servicios de suspensión y recuperación?, c</w:t>
      </w:r>
      <w:r w:rsidR="00086C6B">
        <w:t>omente el funcionamiento.</w:t>
      </w:r>
    </w:p>
    <w:p w14:paraId="56A43AAA" w14:textId="088975E9" w:rsidR="00086C6B" w:rsidRDefault="00086C6B" w:rsidP="002D73CE">
      <w:pPr>
        <w:pStyle w:val="Prrafodelista"/>
        <w:numPr>
          <w:ilvl w:val="0"/>
          <w:numId w:val="12"/>
        </w:numPr>
      </w:pPr>
      <w:r>
        <w:t>¿Pueden suspenderse tareas de prioridad superior a la tarea desde la que se lanza la suspensión?</w:t>
      </w:r>
    </w:p>
    <w:p w14:paraId="0069E2D0" w14:textId="5EE2071C" w:rsidR="7F454A41" w:rsidRDefault="7F454A41" w:rsidP="53A65797">
      <w:pPr>
        <w:pStyle w:val="Prrafodelista"/>
        <w:numPr>
          <w:ilvl w:val="0"/>
          <w:numId w:val="12"/>
        </w:numPr>
      </w:pPr>
      <w:r>
        <w:t>Añada la opción de borrado de tarea OSTaskDel() en caso de tener SW0 y SW1 a 1 ambos.</w:t>
      </w:r>
    </w:p>
    <w:p w14:paraId="7454EA5F" w14:textId="6DDAB52B" w:rsidR="00EC4B7F" w:rsidRDefault="00EC4B7F" w:rsidP="00E105A8"/>
    <w:p w14:paraId="59435448" w14:textId="77777777" w:rsidR="005E74D9" w:rsidRDefault="005E74D9" w:rsidP="00E105A8"/>
    <w:p w14:paraId="2BF73E7D" w14:textId="35DC0D0F" w:rsidR="009335B3" w:rsidRPr="00E314CB" w:rsidRDefault="00CE0EFC" w:rsidP="009335B3">
      <w:pPr>
        <w:rPr>
          <w:b/>
          <w:bCs/>
          <w:i/>
          <w:iCs/>
          <w:sz w:val="24"/>
          <w:szCs w:val="24"/>
        </w:rPr>
      </w:pPr>
      <w:del w:id="8" w:author="Marcos Antonio Martínez Peiró" w:date="2025-12-10T12:54:00Z">
        <w:r w:rsidDel="00286707">
          <w:lastRenderedPageBreak/>
          <w:fldChar w:fldCharType="begin"/>
        </w:r>
        <w:r w:rsidDel="00286707">
          <w:delInstrText>REF _Ref153216268 \h</w:delInstrText>
        </w:r>
        <w:r w:rsidDel="00286707">
          <w:fldChar w:fldCharType="separate"/>
        </w:r>
        <w:r w:rsidDel="00286707">
          <w:fldChar w:fldCharType="end"/>
        </w:r>
      </w:del>
      <w:r w:rsidR="009335B3" w:rsidRPr="00E314CB">
        <w:rPr>
          <w:b/>
          <w:bCs/>
          <w:i/>
          <w:iCs/>
          <w:sz w:val="24"/>
          <w:szCs w:val="24"/>
        </w:rPr>
        <w:t>EJERCICIO 8: USO INTERRUPCIONES EN UCOS. USO DE MAILBOX COMO ALTERNATIVA DE COMUNICACIÓN ENTRE TAREAS</w:t>
      </w:r>
    </w:p>
    <w:p w14:paraId="47251D6C" w14:textId="29B63046" w:rsidR="009335B3" w:rsidRDefault="009335B3" w:rsidP="009335B3">
      <w:r>
        <w:t xml:space="preserve">Vamos a </w:t>
      </w:r>
      <w:r w:rsidR="5D59F2A4">
        <w:t>modificar la</w:t>
      </w:r>
      <w:r>
        <w:t xml:space="preserve"> rutina de atención a interrupción de los pulsadores KEY. </w:t>
      </w:r>
      <w:r w:rsidR="7C2361CC">
        <w:t xml:space="preserve">Recuerde que está manejada por el </w:t>
      </w:r>
      <w:r w:rsidR="000C2EB7">
        <w:t>scheduler mediante</w:t>
      </w:r>
      <w:r>
        <w:t xml:space="preserve"> el uso de los servicios </w:t>
      </w:r>
      <w:r w:rsidRPr="53A65797">
        <w:rPr>
          <w:i/>
          <w:iCs/>
        </w:rPr>
        <w:t>OSIntEnter()</w:t>
      </w:r>
      <w:r>
        <w:t xml:space="preserve"> y </w:t>
      </w:r>
      <w:r w:rsidRPr="53A65797">
        <w:rPr>
          <w:i/>
          <w:iCs/>
        </w:rPr>
        <w:t>OSIntExit()</w:t>
      </w:r>
      <w:r>
        <w:t>.</w:t>
      </w:r>
    </w:p>
    <w:p w14:paraId="75E6942B" w14:textId="4C6B06E6" w:rsidR="009335B3" w:rsidRDefault="009335B3" w:rsidP="009335B3">
      <w:r>
        <w:t xml:space="preserve">La interrupción </w:t>
      </w:r>
      <w:r w:rsidR="51F77443">
        <w:t>ahora realizará</w:t>
      </w:r>
      <w:r>
        <w:t xml:space="preserve"> la siguiente función: pulsando el botón KEY3 el dibujo del Grinch sube de posiciones y pulsando el botón KEY2 el dibujo desciende.</w:t>
      </w:r>
    </w:p>
    <w:p w14:paraId="29CF30F4" w14:textId="77777777" w:rsidR="009335B3" w:rsidRDefault="009335B3" w:rsidP="009335B3">
      <w:r>
        <w:t>Para conocer la nueva posición donde se pintará el dibujo se debe comunicar mediante un paso de mensajes con MailBox. Los MailBox no necesitan usar variables compartidas entre tasks, tan solo deben escribir un valor en el mail desde ISR o tarea y leer el nuevo valor desde otra tarea.</w:t>
      </w:r>
    </w:p>
    <w:p w14:paraId="47813A2F" w14:textId="7E3B6CD1" w:rsidR="000F5D3C" w:rsidRDefault="000F5D3C" w:rsidP="009335B3">
      <w:r>
        <w:t>Describimos paso a paso el diseño del MailBox y su uso.</w:t>
      </w:r>
    </w:p>
    <w:p w14:paraId="28B58D0D" w14:textId="2D46423A" w:rsidR="7103C26B" w:rsidRPr="00402B6E" w:rsidRDefault="7103C26B" w:rsidP="7951F760">
      <w:pPr>
        <w:rPr>
          <w:b/>
          <w:bCs/>
        </w:rPr>
      </w:pPr>
      <w:r w:rsidRPr="00402B6E">
        <w:rPr>
          <w:b/>
          <w:bCs/>
        </w:rPr>
        <w:t>Creación del MailBox</w:t>
      </w:r>
    </w:p>
    <w:p w14:paraId="6D1A4CA4" w14:textId="6873704B" w:rsidR="007B5DA6" w:rsidRDefault="007B5DA6" w:rsidP="7951F760">
      <w:pPr>
        <w:pStyle w:val="Prrafodelista"/>
        <w:numPr>
          <w:ilvl w:val="0"/>
          <w:numId w:val="13"/>
        </w:numPr>
        <w:rPr>
          <w:i/>
          <w:iCs/>
        </w:rPr>
      </w:pPr>
      <w:r>
        <w:t xml:space="preserve">Cree </w:t>
      </w:r>
      <w:r w:rsidR="00F40EE2">
        <w:t xml:space="preserve">el puntero para el </w:t>
      </w:r>
      <w:r w:rsidR="00F40EE2" w:rsidRPr="7951F760">
        <w:rPr>
          <w:i/>
          <w:iCs/>
        </w:rPr>
        <w:t>mailbox</w:t>
      </w:r>
      <w:r w:rsidR="00F40EE2">
        <w:t xml:space="preserve"> </w:t>
      </w:r>
      <w:r w:rsidR="00F40EE2" w:rsidRPr="7951F760">
        <w:rPr>
          <w:i/>
          <w:iCs/>
        </w:rPr>
        <w:t>OS_EVENT *SharedMail;</w:t>
      </w:r>
      <w:r w:rsidR="00F40EE2">
        <w:t xml:space="preserve"> en el fichero </w:t>
      </w:r>
      <w:r w:rsidR="32710797">
        <w:t xml:space="preserve">init.c y publíquelo en </w:t>
      </w:r>
      <w:r w:rsidR="00DC0B7A" w:rsidRPr="7951F760">
        <w:rPr>
          <w:i/>
          <w:iCs/>
        </w:rPr>
        <w:t>init.h</w:t>
      </w:r>
    </w:p>
    <w:p w14:paraId="1D7AF1F1" w14:textId="06236106" w:rsidR="00756EA2" w:rsidRDefault="00DC0B7A" w:rsidP="00CD4402">
      <w:pPr>
        <w:pStyle w:val="Prrafodelista"/>
        <w:numPr>
          <w:ilvl w:val="0"/>
          <w:numId w:val="13"/>
        </w:numPr>
        <w:jc w:val="left"/>
      </w:pPr>
      <w:r>
        <w:t xml:space="preserve">Cree el </w:t>
      </w:r>
      <w:r w:rsidRPr="7951F760">
        <w:rPr>
          <w:i/>
          <w:iCs/>
        </w:rPr>
        <w:t>mailbox</w:t>
      </w:r>
      <w:r>
        <w:t xml:space="preserve"> dentro de la función UCOS_Utilities()</w:t>
      </w:r>
      <w:r w:rsidR="007756BB">
        <w:t xml:space="preserve"> </w:t>
      </w:r>
      <w:r w:rsidR="00756EA2">
        <w:t>.</w:t>
      </w:r>
    </w:p>
    <w:p w14:paraId="5F6F5635" w14:textId="77777777" w:rsidR="009242E0" w:rsidRPr="009242E0" w:rsidRDefault="007756BB" w:rsidP="7951F760">
      <w:pPr>
        <w:pStyle w:val="Prrafodelista"/>
        <w:numPr>
          <w:ilvl w:val="1"/>
          <w:numId w:val="13"/>
        </w:numPr>
        <w:jc w:val="left"/>
        <w:rPr>
          <w:i/>
          <w:iCs/>
        </w:rPr>
      </w:pPr>
      <w:r w:rsidRPr="7951F760">
        <w:rPr>
          <w:i/>
          <w:iCs/>
        </w:rPr>
        <w:t>SharedMail=OSMboxCreate(NULL);</w:t>
      </w:r>
      <w:commentRangeStart w:id="9"/>
      <w:commentRangeEnd w:id="9"/>
      <w:r w:rsidRPr="009242E0">
        <w:rPr>
          <w:rStyle w:val="Refdecomentario"/>
          <w:i/>
          <w:iCs/>
          <w:sz w:val="22"/>
          <w:szCs w:val="22"/>
        </w:rPr>
        <w:commentReference w:id="9"/>
      </w:r>
    </w:p>
    <w:p w14:paraId="28A755C4" w14:textId="6B9BC439" w:rsidR="04BD5C1F" w:rsidRDefault="04BD5C1F" w:rsidP="00402B6E">
      <w:pPr>
        <w:rPr>
          <w:b/>
          <w:bCs/>
        </w:rPr>
      </w:pPr>
      <w:r w:rsidRPr="7951F760">
        <w:rPr>
          <w:b/>
          <w:bCs/>
        </w:rPr>
        <w:t>Envío de</w:t>
      </w:r>
      <w:r w:rsidR="68EF0E03" w:rsidRPr="7951F760">
        <w:rPr>
          <w:b/>
          <w:bCs/>
        </w:rPr>
        <w:t xml:space="preserve"> </w:t>
      </w:r>
      <w:r w:rsidR="72AD41DD" w:rsidRPr="7951F760">
        <w:rPr>
          <w:b/>
          <w:bCs/>
        </w:rPr>
        <w:t>MailBox</w:t>
      </w:r>
      <w:r w:rsidR="2F293628" w:rsidRPr="7951F760">
        <w:rPr>
          <w:b/>
          <w:bCs/>
        </w:rPr>
        <w:t xml:space="preserve"> (post)</w:t>
      </w:r>
      <w:r w:rsidR="72AD41DD" w:rsidRPr="7951F760">
        <w:rPr>
          <w:b/>
          <w:bCs/>
        </w:rPr>
        <w:t xml:space="preserve"> desde ISR</w:t>
      </w:r>
    </w:p>
    <w:p w14:paraId="273D5E5F" w14:textId="0FCD5A75" w:rsidR="007756BB" w:rsidRDefault="00AB7465" w:rsidP="00C57848">
      <w:pPr>
        <w:pStyle w:val="Prrafodelista"/>
        <w:numPr>
          <w:ilvl w:val="0"/>
          <w:numId w:val="13"/>
        </w:numPr>
      </w:pPr>
      <w:r>
        <w:t xml:space="preserve">Cree la rutina de atención a la interrupción de pulsadores y utilice los servicios de </w:t>
      </w:r>
      <w:r w:rsidR="00790644">
        <w:t>MailBox para enviar un mensaje y para recibir un mensaje.</w:t>
      </w:r>
      <w:r w:rsidR="00C57848">
        <w:t xml:space="preserve"> </w:t>
      </w:r>
      <w:r w:rsidR="0FA03B92">
        <w:t>Aprecie la creación de variable y puntero locales en la subrutina para el envío de la nueva posición al MailBox.</w:t>
      </w:r>
    </w:p>
    <w:p w14:paraId="1F22E46D" w14:textId="12D6A5D0" w:rsidR="001E053E" w:rsidRDefault="1A54187A" w:rsidP="7951F760">
      <w:pPr>
        <w:keepNext/>
        <w:jc w:val="center"/>
      </w:pPr>
      <w:r>
        <w:rPr>
          <w:noProof/>
        </w:rPr>
        <w:lastRenderedPageBreak/>
        <w:drawing>
          <wp:inline distT="0" distB="0" distL="0" distR="0" wp14:anchorId="15A56BA9" wp14:editId="3B07124C">
            <wp:extent cx="4400062" cy="5362575"/>
            <wp:effectExtent l="0" t="0" r="0" b="0"/>
            <wp:docPr id="143038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8630" name="Picture 143038630"/>
                    <pic:cNvPicPr/>
                  </pic:nvPicPr>
                  <pic:blipFill>
                    <a:blip r:embed="rId35">
                      <a:extLst>
                        <a:ext uri="{28A0092B-C50C-407E-A947-70E740481C1C}">
                          <a14:useLocalDpi xmlns:a14="http://schemas.microsoft.com/office/drawing/2010/main"/>
                        </a:ext>
                      </a:extLst>
                    </a:blip>
                    <a:stretch>
                      <a:fillRect/>
                    </a:stretch>
                  </pic:blipFill>
                  <pic:spPr>
                    <a:xfrm>
                      <a:off x="0" y="0"/>
                      <a:ext cx="4400062" cy="5362575"/>
                    </a:xfrm>
                    <a:prstGeom prst="rect">
                      <a:avLst/>
                    </a:prstGeom>
                  </pic:spPr>
                </pic:pic>
              </a:graphicData>
            </a:graphic>
          </wp:inline>
        </w:drawing>
      </w:r>
    </w:p>
    <w:p w14:paraId="5874627A" w14:textId="57C4988B" w:rsidR="00790644" w:rsidRDefault="001E053E" w:rsidP="001E053E">
      <w:pPr>
        <w:pStyle w:val="Descripcin"/>
        <w:jc w:val="center"/>
      </w:pPr>
      <w:r>
        <w:t xml:space="preserve">Figura </w:t>
      </w:r>
      <w:r>
        <w:fldChar w:fldCharType="begin"/>
      </w:r>
      <w:r>
        <w:instrText>SEQ Figura \* ARABIC</w:instrText>
      </w:r>
      <w:r>
        <w:fldChar w:fldCharType="separate"/>
      </w:r>
      <w:r w:rsidR="00286707">
        <w:rPr>
          <w:noProof/>
        </w:rPr>
        <w:t>24</w:t>
      </w:r>
      <w:r>
        <w:fldChar w:fldCharType="end"/>
      </w:r>
      <w:r>
        <w:t xml:space="preserve">. Rutina </w:t>
      </w:r>
      <w:r w:rsidR="00B32EB4">
        <w:t>ISR de pulsadores con ENVIO de mensajes a MailBox.</w:t>
      </w:r>
    </w:p>
    <w:p w14:paraId="58E42939" w14:textId="5615E834" w:rsidR="74D0448D" w:rsidRDefault="74D0448D" w:rsidP="7951F760">
      <w:pPr>
        <w:pStyle w:val="Prrafodelista"/>
        <w:ind w:left="360"/>
        <w:rPr>
          <w:b/>
          <w:bCs/>
        </w:rPr>
      </w:pPr>
      <w:r w:rsidRPr="7951F760">
        <w:rPr>
          <w:b/>
          <w:bCs/>
        </w:rPr>
        <w:t>Recepción del MailBox (pend) desde tarea Grinch</w:t>
      </w:r>
    </w:p>
    <w:p w14:paraId="4C65617E" w14:textId="0423C01B" w:rsidR="005723B1" w:rsidRDefault="00B50D4D" w:rsidP="00B50D4D">
      <w:pPr>
        <w:pStyle w:val="Prrafodelista"/>
        <w:ind w:left="360"/>
      </w:pPr>
      <w:r w:rsidRPr="00410706">
        <w:t>Modifique la tarea Grinch</w:t>
      </w:r>
      <w:r>
        <w:t xml:space="preserve"> para que se dibuje </w:t>
      </w:r>
      <w:r w:rsidR="0D3F639A">
        <w:t xml:space="preserve">cada 2 segundos </w:t>
      </w:r>
      <w:r>
        <w:t xml:space="preserve">en la posición enviada desde la ISR. Para ello en la tarea debe recibir la nueva posición desde el MailBox </w:t>
      </w:r>
      <w:r w:rsidR="0049555C">
        <w:t>y modificar el valor de la variable que indica desde donde se inicia el dibujo: nadal_pos.</w:t>
      </w:r>
    </w:p>
    <w:p w14:paraId="37785AFA" w14:textId="77777777" w:rsidR="007F23E2" w:rsidRDefault="007F23E2" w:rsidP="00B50D4D">
      <w:pPr>
        <w:pStyle w:val="Prrafodelista"/>
        <w:ind w:left="360"/>
      </w:pPr>
    </w:p>
    <w:p w14:paraId="2A106B25" w14:textId="3F479051" w:rsidR="0049555C" w:rsidRDefault="00F655FE" w:rsidP="00B50D4D">
      <w:pPr>
        <w:pStyle w:val="Prrafodelista"/>
        <w:ind w:left="360"/>
      </w:pPr>
      <w:r>
        <w:t>Antes del bucle de la task declaramos un puntero para almacenar los mensajes recibidos</w:t>
      </w:r>
      <w:r w:rsidR="007F23E2">
        <w:t xml:space="preserve"> y le damos un valor inicial a su contenido de 10 para que, aunque no se pulse ninguna KEY, se siga dibujando en la línea 10.</w:t>
      </w:r>
    </w:p>
    <w:p w14:paraId="66AB8316" w14:textId="77777777" w:rsidR="003B22C5" w:rsidRDefault="635E0604" w:rsidP="00410706">
      <w:pPr>
        <w:pStyle w:val="Prrafodelista"/>
        <w:keepNext/>
        <w:ind w:left="360"/>
        <w:jc w:val="center"/>
      </w:pPr>
      <w:r>
        <w:rPr>
          <w:noProof/>
        </w:rPr>
        <w:drawing>
          <wp:inline distT="0" distB="0" distL="0" distR="0" wp14:anchorId="68E55151" wp14:editId="30817289">
            <wp:extent cx="2888026" cy="1242162"/>
            <wp:effectExtent l="0" t="0" r="7620" b="0"/>
            <wp:docPr id="946575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75372" name="Picture 946575372"/>
                    <pic:cNvPicPr/>
                  </pic:nvPicPr>
                  <pic:blipFill>
                    <a:blip r:embed="rId36">
                      <a:extLst>
                        <a:ext uri="{28A0092B-C50C-407E-A947-70E740481C1C}">
                          <a14:useLocalDpi xmlns:a14="http://schemas.microsoft.com/office/drawing/2010/main"/>
                        </a:ext>
                      </a:extLst>
                    </a:blip>
                    <a:stretch>
                      <a:fillRect/>
                    </a:stretch>
                  </pic:blipFill>
                  <pic:spPr>
                    <a:xfrm>
                      <a:off x="0" y="0"/>
                      <a:ext cx="2913698" cy="1253204"/>
                    </a:xfrm>
                    <a:prstGeom prst="rect">
                      <a:avLst/>
                    </a:prstGeom>
                  </pic:spPr>
                </pic:pic>
              </a:graphicData>
            </a:graphic>
          </wp:inline>
        </w:drawing>
      </w:r>
    </w:p>
    <w:p w14:paraId="5E18F5FF" w14:textId="60E4AE8A" w:rsidR="635E0604" w:rsidRDefault="003B22C5" w:rsidP="00410706">
      <w:pPr>
        <w:pStyle w:val="Descripcin"/>
        <w:jc w:val="center"/>
      </w:pPr>
      <w:r>
        <w:t xml:space="preserve">Figura </w:t>
      </w:r>
      <w:fldSimple w:instr=" SEQ Figura \* ARABIC ">
        <w:r w:rsidR="00286707">
          <w:rPr>
            <w:noProof/>
          </w:rPr>
          <w:t>25</w:t>
        </w:r>
      </w:fldSimple>
      <w:r>
        <w:t xml:space="preserve">. </w:t>
      </w:r>
      <w:r w:rsidR="00AF4A11">
        <w:t>Declaración de puntero local en TaskGrinch.</w:t>
      </w:r>
    </w:p>
    <w:p w14:paraId="06FB6F13" w14:textId="39A7499F" w:rsidR="004817EC" w:rsidRPr="004817EC" w:rsidRDefault="004817EC" w:rsidP="004817EC">
      <w:pPr>
        <w:pStyle w:val="Prrafodelista"/>
        <w:ind w:left="360"/>
        <w:rPr>
          <w:rFonts w:ascii="Courier New" w:hAnsi="Courier New" w:cs="Courier New"/>
          <w:i/>
          <w:iCs/>
          <w:color w:val="000000"/>
          <w:sz w:val="20"/>
          <w:szCs w:val="20"/>
        </w:rPr>
      </w:pPr>
      <w:r w:rsidRPr="00410706">
        <w:rPr>
          <w:rFonts w:ascii="Courier New" w:hAnsi="Courier New" w:cs="Courier New"/>
          <w:i/>
          <w:iCs/>
          <w:color w:val="000000" w:themeColor="text1"/>
          <w:sz w:val="20"/>
          <w:szCs w:val="20"/>
        </w:rPr>
        <w:lastRenderedPageBreak/>
        <w:t xml:space="preserve">    </w:t>
      </w:r>
    </w:p>
    <w:p w14:paraId="7D1120A2" w14:textId="77777777" w:rsidR="00C76E99" w:rsidRDefault="00C76E99" w:rsidP="007B1556">
      <w:pPr>
        <w:pStyle w:val="Prrafodelista"/>
        <w:ind w:left="360"/>
      </w:pPr>
    </w:p>
    <w:p w14:paraId="550A7CF9" w14:textId="61C03CA4" w:rsidR="007B1556" w:rsidRDefault="007B1556" w:rsidP="007B1556">
      <w:pPr>
        <w:pStyle w:val="Prrafodelista"/>
        <w:ind w:left="360"/>
        <w:rPr>
          <w:rFonts w:ascii="Courier New" w:hAnsi="Courier New" w:cs="Courier New"/>
          <w:sz w:val="20"/>
          <w:szCs w:val="20"/>
        </w:rPr>
      </w:pPr>
      <w:r>
        <w:t xml:space="preserve">Dentro del bucle recibimos en la </w:t>
      </w:r>
      <w:r w:rsidR="59996183">
        <w:t>dirección</w:t>
      </w:r>
      <w:r>
        <w:t xml:space="preserve"> pMailBox</w:t>
      </w:r>
      <w:r w:rsidR="6CE9549B">
        <w:t>_grinch</w:t>
      </w:r>
      <w:r>
        <w:t xml:space="preserve"> el mensaje desde </w:t>
      </w:r>
      <w:r w:rsidR="008F3C79">
        <w:t xml:space="preserve">el mailbox </w:t>
      </w:r>
      <w:r>
        <w:t>SharedMail</w:t>
      </w:r>
      <w:r w:rsidR="008F3C79">
        <w:t>.</w:t>
      </w:r>
    </w:p>
    <w:p w14:paraId="754F6AC2" w14:textId="77777777" w:rsidR="00AF4A11" w:rsidRDefault="456816FA" w:rsidP="00410706">
      <w:pPr>
        <w:pStyle w:val="Prrafodelista"/>
        <w:keepNext/>
        <w:ind w:left="360"/>
        <w:jc w:val="center"/>
      </w:pPr>
      <w:r>
        <w:rPr>
          <w:noProof/>
        </w:rPr>
        <w:drawing>
          <wp:inline distT="0" distB="0" distL="0" distR="0" wp14:anchorId="7A3A7DF7" wp14:editId="39EEC934">
            <wp:extent cx="4920962" cy="938453"/>
            <wp:effectExtent l="0" t="0" r="0" b="0"/>
            <wp:docPr id="823259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59726" name="Picture 823259726"/>
                    <pic:cNvPicPr/>
                  </pic:nvPicPr>
                  <pic:blipFill>
                    <a:blip r:embed="rId37">
                      <a:extLst>
                        <a:ext uri="{28A0092B-C50C-407E-A947-70E740481C1C}">
                          <a14:useLocalDpi xmlns:a14="http://schemas.microsoft.com/office/drawing/2010/main"/>
                        </a:ext>
                      </a:extLst>
                    </a:blip>
                    <a:stretch>
                      <a:fillRect/>
                    </a:stretch>
                  </pic:blipFill>
                  <pic:spPr>
                    <a:xfrm>
                      <a:off x="0" y="0"/>
                      <a:ext cx="4942327" cy="942527"/>
                    </a:xfrm>
                    <a:prstGeom prst="rect">
                      <a:avLst/>
                    </a:prstGeom>
                  </pic:spPr>
                </pic:pic>
              </a:graphicData>
            </a:graphic>
          </wp:inline>
        </w:drawing>
      </w:r>
    </w:p>
    <w:p w14:paraId="1B927617" w14:textId="2F34C828" w:rsidR="456816FA" w:rsidRDefault="00AF4A11" w:rsidP="00410706">
      <w:pPr>
        <w:pStyle w:val="Descripcin"/>
        <w:jc w:val="center"/>
      </w:pPr>
      <w:r>
        <w:t xml:space="preserve">Figura </w:t>
      </w:r>
      <w:fldSimple w:instr=" SEQ Figura \* ARABIC ">
        <w:r w:rsidR="00286707">
          <w:rPr>
            <w:noProof/>
          </w:rPr>
          <w:t>26</w:t>
        </w:r>
      </w:fldSimple>
      <w:r>
        <w:t>. Uso del MailBox en TaskGrinch.</w:t>
      </w:r>
    </w:p>
    <w:p w14:paraId="21B14FF6" w14:textId="01967FCC" w:rsidR="00D163A2" w:rsidRDefault="00D163A2" w:rsidP="009335B3">
      <w:r>
        <w:t>Compile y verifique el funcionamiento mediante la pulsación de los KEY apropiados.</w:t>
      </w:r>
    </w:p>
    <w:p w14:paraId="037043E0" w14:textId="00BE92CE" w:rsidR="00D163A2" w:rsidRDefault="00F96BD5" w:rsidP="00A40123">
      <w:pPr>
        <w:pStyle w:val="Prrafodelista"/>
        <w:numPr>
          <w:ilvl w:val="0"/>
          <w:numId w:val="16"/>
        </w:numPr>
      </w:pPr>
      <w:r>
        <w:t>¿</w:t>
      </w:r>
      <w:r w:rsidR="00CA71EC">
        <w:t>Qué diferencias existen entre semáforos y mailbox?</w:t>
      </w:r>
    </w:p>
    <w:p w14:paraId="2462D900" w14:textId="49FFCBEB" w:rsidR="00CA71EC" w:rsidRDefault="00CA71EC" w:rsidP="00A40123">
      <w:pPr>
        <w:pStyle w:val="Prrafodelista"/>
        <w:numPr>
          <w:ilvl w:val="0"/>
          <w:numId w:val="16"/>
        </w:numPr>
      </w:pPr>
      <w:r>
        <w:t>¿Qué ventajas puede presentar un mailbox?</w:t>
      </w:r>
    </w:p>
    <w:p w14:paraId="076FE627" w14:textId="74032CEB" w:rsidR="00CA71EC" w:rsidRDefault="00CA71EC" w:rsidP="00A40123">
      <w:pPr>
        <w:pStyle w:val="Prrafodelista"/>
        <w:numPr>
          <w:ilvl w:val="0"/>
          <w:numId w:val="16"/>
        </w:numPr>
      </w:pPr>
      <w:r>
        <w:t xml:space="preserve">¿Qué representa el valor 1000 en el servicio </w:t>
      </w:r>
      <w:r w:rsidR="008E7FC4">
        <w:t>OSMboxPend()?</w:t>
      </w:r>
    </w:p>
    <w:p w14:paraId="63CAB72B" w14:textId="1EA6A989" w:rsidR="008E7FC4" w:rsidRDefault="00EB59CA" w:rsidP="00A40123">
      <w:pPr>
        <w:pStyle w:val="Prrafodelista"/>
        <w:numPr>
          <w:ilvl w:val="0"/>
          <w:numId w:val="16"/>
        </w:numPr>
      </w:pPr>
      <w:r>
        <w:t>¿Podemos recibir caracteres ASCII por un mailbox?</w:t>
      </w:r>
    </w:p>
    <w:p w14:paraId="0C95D9E2" w14:textId="67F4496A" w:rsidR="009335B3" w:rsidRDefault="009335B3" w:rsidP="009335B3">
      <w:r>
        <w:t xml:space="preserve">Una vez desarrollada la solución muéstrela al profesor y finalice la práctica </w:t>
      </w:r>
      <w:r w:rsidRPr="1C705484">
        <w:rPr>
          <w:b/>
          <w:bCs/>
        </w:rPr>
        <w:t>mediante el archivado del proyecto software en un .ZIP desde eclipse</w:t>
      </w:r>
      <w:r>
        <w:t>.</w:t>
      </w:r>
    </w:p>
    <w:p w14:paraId="43867962" w14:textId="6BD47363" w:rsidR="00CE0EFC" w:rsidRDefault="00CE0EFC" w:rsidP="00CE0EFC"/>
    <w:p w14:paraId="37F50CF9" w14:textId="35BDACF4" w:rsidR="00ED75CB" w:rsidRPr="00E314CB" w:rsidRDefault="00ED75CB" w:rsidP="5B48FE4C">
      <w:pPr>
        <w:rPr>
          <w:b/>
          <w:bCs/>
          <w:i/>
          <w:iCs/>
          <w:sz w:val="24"/>
          <w:szCs w:val="24"/>
        </w:rPr>
      </w:pPr>
      <w:commentRangeStart w:id="10"/>
      <w:commentRangeStart w:id="11"/>
      <w:commentRangeStart w:id="12"/>
      <w:commentRangeStart w:id="13"/>
      <w:commentRangeStart w:id="14"/>
      <w:commentRangeStart w:id="15"/>
      <w:commentRangeStart w:id="16"/>
      <w:commentRangeStart w:id="17"/>
      <w:r w:rsidRPr="5B48FE4C">
        <w:rPr>
          <w:b/>
          <w:bCs/>
          <w:i/>
          <w:iCs/>
          <w:sz w:val="24"/>
          <w:szCs w:val="24"/>
        </w:rPr>
        <w:t>EJERCICIO 9</w:t>
      </w:r>
      <w:commentRangeEnd w:id="10"/>
      <w:r w:rsidRPr="5B48FE4C">
        <w:rPr>
          <w:rStyle w:val="Refdecomentario"/>
          <w:b/>
          <w:bCs/>
          <w:i/>
          <w:iCs/>
          <w:sz w:val="24"/>
          <w:szCs w:val="24"/>
        </w:rPr>
        <w:commentReference w:id="10"/>
      </w:r>
      <w:commentRangeEnd w:id="11"/>
      <w:r w:rsidRPr="5B48FE4C">
        <w:rPr>
          <w:rStyle w:val="Refdecomentario"/>
          <w:b/>
          <w:bCs/>
          <w:i/>
          <w:iCs/>
          <w:sz w:val="24"/>
          <w:szCs w:val="24"/>
        </w:rPr>
        <w:commentReference w:id="11"/>
      </w:r>
      <w:commentRangeEnd w:id="12"/>
      <w:r w:rsidRPr="5B48FE4C">
        <w:rPr>
          <w:rStyle w:val="Refdecomentario"/>
          <w:b/>
          <w:bCs/>
          <w:i/>
          <w:iCs/>
          <w:sz w:val="24"/>
          <w:szCs w:val="24"/>
        </w:rPr>
        <w:commentReference w:id="12"/>
      </w:r>
      <w:commentRangeEnd w:id="13"/>
      <w:r w:rsidRPr="5B48FE4C">
        <w:rPr>
          <w:rStyle w:val="Refdecomentario"/>
          <w:b/>
          <w:bCs/>
          <w:i/>
          <w:iCs/>
          <w:sz w:val="24"/>
          <w:szCs w:val="24"/>
        </w:rPr>
        <w:commentReference w:id="13"/>
      </w:r>
      <w:commentRangeEnd w:id="14"/>
      <w:r w:rsidRPr="5B48FE4C">
        <w:rPr>
          <w:rStyle w:val="Refdecomentario"/>
          <w:b/>
          <w:bCs/>
          <w:i/>
          <w:iCs/>
          <w:sz w:val="24"/>
          <w:szCs w:val="24"/>
        </w:rPr>
        <w:commentReference w:id="14"/>
      </w:r>
      <w:commentRangeEnd w:id="15"/>
      <w:r w:rsidRPr="5B48FE4C">
        <w:rPr>
          <w:rStyle w:val="Refdecomentario"/>
          <w:b/>
          <w:bCs/>
          <w:i/>
          <w:iCs/>
          <w:sz w:val="24"/>
          <w:szCs w:val="24"/>
        </w:rPr>
        <w:commentReference w:id="15"/>
      </w:r>
      <w:commentRangeEnd w:id="16"/>
      <w:r w:rsidRPr="5B48FE4C">
        <w:rPr>
          <w:rStyle w:val="Refdecomentario"/>
          <w:b/>
          <w:bCs/>
          <w:i/>
          <w:iCs/>
          <w:sz w:val="24"/>
          <w:szCs w:val="24"/>
        </w:rPr>
        <w:commentReference w:id="16"/>
      </w:r>
      <w:commentRangeEnd w:id="17"/>
      <w:r w:rsidRPr="5B48FE4C">
        <w:rPr>
          <w:rStyle w:val="Refdecomentario"/>
          <w:b/>
          <w:bCs/>
          <w:i/>
          <w:iCs/>
          <w:sz w:val="24"/>
          <w:szCs w:val="24"/>
        </w:rPr>
        <w:commentReference w:id="17"/>
      </w:r>
      <w:r w:rsidRPr="5B48FE4C">
        <w:rPr>
          <w:b/>
          <w:bCs/>
          <w:i/>
          <w:iCs/>
          <w:sz w:val="24"/>
          <w:szCs w:val="24"/>
        </w:rPr>
        <w:t xml:space="preserve">: </w:t>
      </w:r>
      <w:r w:rsidR="00555F58" w:rsidRPr="5B48FE4C">
        <w:rPr>
          <w:b/>
          <w:bCs/>
          <w:i/>
          <w:iCs/>
          <w:sz w:val="24"/>
          <w:szCs w:val="24"/>
        </w:rPr>
        <w:t xml:space="preserve">USO DE KEYBOARD PS2. </w:t>
      </w:r>
      <w:r w:rsidRPr="5B48FE4C">
        <w:rPr>
          <w:b/>
          <w:bCs/>
          <w:i/>
          <w:iCs/>
          <w:sz w:val="24"/>
          <w:szCs w:val="24"/>
        </w:rPr>
        <w:t xml:space="preserve">USO DE </w:t>
      </w:r>
      <w:r w:rsidR="00555F58" w:rsidRPr="5B48FE4C">
        <w:rPr>
          <w:b/>
          <w:bCs/>
          <w:i/>
          <w:iCs/>
          <w:sz w:val="24"/>
          <w:szCs w:val="24"/>
        </w:rPr>
        <w:t>COLAS DE MENSAJES</w:t>
      </w:r>
      <w:r w:rsidR="00D363BA" w:rsidRPr="5B48FE4C">
        <w:rPr>
          <w:b/>
          <w:bCs/>
          <w:i/>
          <w:iCs/>
          <w:sz w:val="24"/>
          <w:szCs w:val="24"/>
        </w:rPr>
        <w:t>.</w:t>
      </w:r>
    </w:p>
    <w:p w14:paraId="1BAB2A92" w14:textId="02E27DF0" w:rsidR="00ED75CB" w:rsidRDefault="00D363BA" w:rsidP="00CE0EFC">
      <w:r>
        <w:t>En este ejercicio se pretende</w:t>
      </w:r>
      <w:r w:rsidR="0026449F">
        <w:t xml:space="preserve"> introducir un código de tres teclas + INTRO</w:t>
      </w:r>
      <w:r w:rsidR="0036114B">
        <w:t xml:space="preserve"> por el teclado PS2.</w:t>
      </w:r>
    </w:p>
    <w:p w14:paraId="07490E6F" w14:textId="5D70D7F8" w:rsidR="0036114B" w:rsidRDefault="0036114B" w:rsidP="00CE0EFC">
      <w:r>
        <w:t xml:space="preserve">Si el código </w:t>
      </w:r>
      <w:r w:rsidR="007A6F41">
        <w:t>corresponde</w:t>
      </w:r>
      <w:r>
        <w:t xml:space="preserve"> con un código secreto se visualiza un mensaje </w:t>
      </w:r>
      <w:r w:rsidR="007A6F41">
        <w:t xml:space="preserve">CORRECTO </w:t>
      </w:r>
      <w:r>
        <w:t xml:space="preserve">en </w:t>
      </w:r>
      <w:r w:rsidR="0006049A">
        <w:t>la pantalla</w:t>
      </w:r>
      <w:r w:rsidR="007A6F41">
        <w:t>.</w:t>
      </w:r>
    </w:p>
    <w:p w14:paraId="0634D3D1" w14:textId="79157A8B" w:rsidR="007A6F41" w:rsidRDefault="007A6F41" w:rsidP="00CE0EFC">
      <w:r>
        <w:t xml:space="preserve">Si el código es incorrecto se visualiza un mensaje de INCORRECTO en </w:t>
      </w:r>
      <w:r w:rsidR="0006049A">
        <w:t>la pantalla</w:t>
      </w:r>
      <w:r>
        <w:t>.</w:t>
      </w:r>
    </w:p>
    <w:p w14:paraId="52837D9B" w14:textId="2DEE67CA" w:rsidR="006E4B34" w:rsidRDefault="006E4B34" w:rsidP="00CE0EFC">
      <w:r>
        <w:t xml:space="preserve">Antes de continuar </w:t>
      </w:r>
      <w:r w:rsidR="007E19F9">
        <w:t>elimine las tareas 1, 2, 3 y 4 del scheduler</w:t>
      </w:r>
      <w:r w:rsidR="006658CC">
        <w:t xml:space="preserve"> eliminando (o comentado) su </w:t>
      </w:r>
      <w:r w:rsidR="0003210E">
        <w:t xml:space="preserve">creación </w:t>
      </w:r>
      <w:r w:rsidR="00636123">
        <w:t>de</w:t>
      </w:r>
      <w:r w:rsidR="0003210E">
        <w:t xml:space="preserve"> la función </w:t>
      </w:r>
      <w:r w:rsidR="00636123" w:rsidRPr="00CA56CF">
        <w:rPr>
          <w:i/>
          <w:iCs/>
        </w:rPr>
        <w:t>main()</w:t>
      </w:r>
      <w:r w:rsidR="00CA56CF">
        <w:t>.</w:t>
      </w:r>
      <w:r w:rsidR="00B84FB0">
        <w:t xml:space="preserve"> Puede usar la TaskSW para, mediante los switches, borrarlas con el servicio OSTaskDel() si lo hubiera implementado.</w:t>
      </w:r>
    </w:p>
    <w:p w14:paraId="243C7CD9" w14:textId="77777777" w:rsidR="009B5B5D" w:rsidRDefault="001B4AFD" w:rsidP="00CE0EFC">
      <w:r>
        <w:t xml:space="preserve">Como desarrollador debe pensar </w:t>
      </w:r>
      <w:r w:rsidR="00863B8D">
        <w:t>que</w:t>
      </w:r>
      <w:r w:rsidR="009B5B5D">
        <w:t>:</w:t>
      </w:r>
    </w:p>
    <w:p w14:paraId="79F9838C" w14:textId="1701A3E5" w:rsidR="009B5B5D" w:rsidRDefault="00863B8D" w:rsidP="009B5B5D">
      <w:pPr>
        <w:pStyle w:val="Prrafodelista"/>
        <w:numPr>
          <w:ilvl w:val="0"/>
          <w:numId w:val="17"/>
        </w:numPr>
      </w:pPr>
      <w:r>
        <w:t>el usuario puede teclear a cualquier velocidad las teclas</w:t>
      </w:r>
      <w:r w:rsidR="009B5B5D">
        <w:t>.</w:t>
      </w:r>
    </w:p>
    <w:p w14:paraId="7E2BF198" w14:textId="5541112C" w:rsidR="007B5DB1" w:rsidRDefault="00863B8D" w:rsidP="009B5B5D">
      <w:pPr>
        <w:pStyle w:val="Prrafodelista"/>
        <w:numPr>
          <w:ilvl w:val="0"/>
          <w:numId w:val="17"/>
        </w:numPr>
      </w:pPr>
      <w:r>
        <w:t>que puede darse el caso que no pulse INTRO</w:t>
      </w:r>
      <w:r w:rsidR="007B5DB1">
        <w:t>, lo que sería código incorrecto.</w:t>
      </w:r>
    </w:p>
    <w:p w14:paraId="25E0258B" w14:textId="77777777" w:rsidR="007B5DB1" w:rsidRDefault="007B5DB1" w:rsidP="009B5B5D">
      <w:pPr>
        <w:pStyle w:val="Prrafodelista"/>
        <w:numPr>
          <w:ilvl w:val="0"/>
          <w:numId w:val="17"/>
        </w:numPr>
      </w:pPr>
      <w:r>
        <w:t>que p</w:t>
      </w:r>
      <w:r w:rsidR="000D0581">
        <w:t xml:space="preserve">uede que teclee más de tres teclas, por ejemplo 6 y luego pulse </w:t>
      </w:r>
      <w:r>
        <w:t>INTRO</w:t>
      </w:r>
      <w:r w:rsidR="000D0581">
        <w:t xml:space="preserve">, esto </w:t>
      </w:r>
      <w:r w:rsidR="009B5B5D">
        <w:t>no puede considerarse CORRECTO.</w:t>
      </w:r>
    </w:p>
    <w:p w14:paraId="6F7B036E" w14:textId="0D51D268" w:rsidR="00863B8D" w:rsidRDefault="002E219F" w:rsidP="009B5B5D">
      <w:pPr>
        <w:pStyle w:val="Prrafodelista"/>
        <w:numPr>
          <w:ilvl w:val="0"/>
          <w:numId w:val="17"/>
        </w:numPr>
      </w:pPr>
      <w:r>
        <w:t>e</w:t>
      </w:r>
      <w:r w:rsidR="009B5B5D">
        <w:t>l número de teclas pulsadas incluyendo INTRO debe ser 4.</w:t>
      </w:r>
    </w:p>
    <w:p w14:paraId="5916B96C" w14:textId="4B940189" w:rsidR="002E219F" w:rsidRDefault="002E219F" w:rsidP="002E219F">
      <w:r>
        <w:t>Para resolver el problema se aconseja:</w:t>
      </w:r>
    </w:p>
    <w:p w14:paraId="45E6F4FB" w14:textId="0138E37C" w:rsidR="002E219F" w:rsidRDefault="002E219F" w:rsidP="002E219F">
      <w:pPr>
        <w:pStyle w:val="Prrafodelista"/>
        <w:numPr>
          <w:ilvl w:val="0"/>
          <w:numId w:val="18"/>
        </w:numPr>
      </w:pPr>
      <w:r>
        <w:t>Hacer uso de interrupciones de teclado PS2.</w:t>
      </w:r>
    </w:p>
    <w:p w14:paraId="6A13A482" w14:textId="6ACF4813" w:rsidR="002E219F" w:rsidRDefault="002E219F" w:rsidP="002E219F">
      <w:pPr>
        <w:pStyle w:val="Prrafodelista"/>
        <w:numPr>
          <w:ilvl w:val="0"/>
          <w:numId w:val="18"/>
        </w:numPr>
      </w:pPr>
      <w:r>
        <w:t xml:space="preserve">Hacer uso de colas de mensajes para enviar la tecla pulsada </w:t>
      </w:r>
      <w:r w:rsidR="00261CE7">
        <w:t>a la cola</w:t>
      </w:r>
    </w:p>
    <w:p w14:paraId="62081325" w14:textId="3938E700" w:rsidR="00261CE7" w:rsidRDefault="00261CE7" w:rsidP="002E219F">
      <w:pPr>
        <w:pStyle w:val="Prrafodelista"/>
        <w:numPr>
          <w:ilvl w:val="0"/>
          <w:numId w:val="18"/>
        </w:numPr>
      </w:pPr>
      <w:r>
        <w:t xml:space="preserve">Hacer uso de una </w:t>
      </w:r>
      <w:commentRangeStart w:id="18"/>
      <w:commentRangeStart w:id="19"/>
      <w:commentRangeStart w:id="20"/>
      <w:r w:rsidR="007B31C5">
        <w:t>T</w:t>
      </w:r>
      <w:r>
        <w:t xml:space="preserve">ask asíncrona (p.e. cada segundo) </w:t>
      </w:r>
      <w:commentRangeEnd w:id="18"/>
      <w:r>
        <w:rPr>
          <w:rStyle w:val="Refdecomentario"/>
          <w:sz w:val="22"/>
          <w:szCs w:val="22"/>
        </w:rPr>
        <w:commentReference w:id="18"/>
      </w:r>
      <w:commentRangeEnd w:id="19"/>
      <w:r>
        <w:rPr>
          <w:rStyle w:val="Refdecomentario"/>
          <w:sz w:val="22"/>
          <w:szCs w:val="22"/>
        </w:rPr>
        <w:commentReference w:id="19"/>
      </w:r>
      <w:commentRangeEnd w:id="20"/>
      <w:r>
        <w:rPr>
          <w:rStyle w:val="Refdecomentario"/>
          <w:sz w:val="22"/>
          <w:szCs w:val="22"/>
        </w:rPr>
        <w:commentReference w:id="20"/>
      </w:r>
      <w:r>
        <w:t xml:space="preserve">que lea mensajes de cola y verifique que el código es correcto. </w:t>
      </w:r>
      <w:r w:rsidR="008F7343">
        <w:t>Debe vaciar la cola s</w:t>
      </w:r>
      <w:r>
        <w:t>i el n</w:t>
      </w:r>
      <w:r w:rsidR="008F7343">
        <w:t>ú</w:t>
      </w:r>
      <w:r>
        <w:t xml:space="preserve">mero de teclas </w:t>
      </w:r>
      <w:r w:rsidR="008F7343">
        <w:t xml:space="preserve">pulsado es 4 (cola llena) </w:t>
      </w:r>
      <w:r w:rsidR="00BE77B8">
        <w:t>o ya se ha detectado el código correcto.</w:t>
      </w:r>
    </w:p>
    <w:p w14:paraId="1DFBD82A" w14:textId="19E5696F" w:rsidR="007B31C5" w:rsidRDefault="007B31C5" w:rsidP="007B31C5">
      <w:r>
        <w:t>Para poder programar el código se debe estudiar:</w:t>
      </w:r>
    </w:p>
    <w:p w14:paraId="5989027B" w14:textId="01F8AF79" w:rsidR="007B31C5" w:rsidRDefault="007B31C5" w:rsidP="007B31C5">
      <w:pPr>
        <w:pStyle w:val="Prrafodelista"/>
        <w:numPr>
          <w:ilvl w:val="0"/>
          <w:numId w:val="19"/>
        </w:numPr>
      </w:pPr>
      <w:r>
        <w:t>El funcionamiento de un teclado PS2</w:t>
      </w:r>
      <w:r w:rsidR="00CB0F58">
        <w:t>, incluyendo las teclas de expansión</w:t>
      </w:r>
      <w:r w:rsidR="00126BA3">
        <w:t xml:space="preserve"> del teclado numérico.</w:t>
      </w:r>
    </w:p>
    <w:p w14:paraId="6E75C8FA" w14:textId="0B048E2E" w:rsidR="007B31C5" w:rsidRDefault="00CB0F58" w:rsidP="007B31C5">
      <w:pPr>
        <w:pStyle w:val="Prrafodelista"/>
        <w:numPr>
          <w:ilvl w:val="0"/>
          <w:numId w:val="19"/>
        </w:numPr>
      </w:pPr>
      <w:r>
        <w:t>Los servicios asociados a colas de mensajes en UCOS</w:t>
      </w:r>
      <w:r w:rsidR="007A5082">
        <w:t>II</w:t>
      </w:r>
      <w:r>
        <w:t>.</w:t>
      </w:r>
    </w:p>
    <w:p w14:paraId="17773F8A" w14:textId="77777777" w:rsidR="00BC2251" w:rsidRDefault="00BC2251" w:rsidP="00BC2251"/>
    <w:p w14:paraId="316FD38D" w14:textId="4D60B3BC" w:rsidR="00922421" w:rsidRDefault="00922421" w:rsidP="00BC2251">
      <w:r>
        <w:t xml:space="preserve">Dedique unos minutos a pensar en cómo programar el </w:t>
      </w:r>
      <w:r w:rsidR="00B743DF">
        <w:t>ejercicio y discuta con el profesor la solución si está en el laboratorio.</w:t>
      </w:r>
    </w:p>
    <w:p w14:paraId="4A69040F" w14:textId="11DC0BF1" w:rsidR="00A03780" w:rsidRDefault="00922421" w:rsidP="00410706">
      <w:pPr>
        <w:jc w:val="left"/>
      </w:pPr>
      <w:r>
        <w:t>Una solución al problema sería</w:t>
      </w:r>
      <w:r w:rsidR="00B743DF">
        <w:t>:</w:t>
      </w:r>
    </w:p>
    <w:p w14:paraId="5449CB8A" w14:textId="100C10DE" w:rsidR="78F1F2AB" w:rsidRPr="00410706" w:rsidRDefault="78F1F2AB">
      <w:pPr>
        <w:rPr>
          <w:b/>
          <w:bCs/>
        </w:rPr>
      </w:pPr>
      <w:r w:rsidRPr="00410706">
        <w:rPr>
          <w:b/>
          <w:bCs/>
        </w:rPr>
        <w:t>DEFINICION DE LOS ELEMENTOS DE LA COLA</w:t>
      </w:r>
    </w:p>
    <w:p w14:paraId="1A58EA4B" w14:textId="4B7E14D9" w:rsidR="7937DAB1" w:rsidRDefault="7937DAB1" w:rsidP="5B48FE4C">
      <w:pPr>
        <w:pStyle w:val="Prrafodelista"/>
        <w:numPr>
          <w:ilvl w:val="0"/>
          <w:numId w:val="20"/>
        </w:numPr>
      </w:pPr>
      <w:r>
        <w:t>En init.c</w:t>
      </w:r>
      <w:r w:rsidR="00F07ECE">
        <w:t xml:space="preserve"> se declara el puntero tipo evento y vector de 4 punteros para la cola.</w:t>
      </w:r>
    </w:p>
    <w:p w14:paraId="2D40F860" w14:textId="05A88F9A" w:rsidR="7E763D21" w:rsidRDefault="7E763D21" w:rsidP="5B48FE4C">
      <w:pPr>
        <w:pStyle w:val="Prrafodelista"/>
        <w:jc w:val="center"/>
      </w:pPr>
      <w:r>
        <w:rPr>
          <w:noProof/>
        </w:rPr>
        <w:drawing>
          <wp:inline distT="0" distB="0" distL="0" distR="0" wp14:anchorId="067A0308" wp14:editId="42AEAC89">
            <wp:extent cx="2349500" cy="434231"/>
            <wp:effectExtent l="0" t="0" r="0" b="4445"/>
            <wp:docPr id="1248150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50271" name="Picture 1248150271"/>
                    <pic:cNvPicPr/>
                  </pic:nvPicPr>
                  <pic:blipFill>
                    <a:blip r:embed="rId38">
                      <a:extLst>
                        <a:ext uri="{28A0092B-C50C-407E-A947-70E740481C1C}">
                          <a14:useLocalDpi xmlns:a14="http://schemas.microsoft.com/office/drawing/2010/main"/>
                        </a:ext>
                      </a:extLst>
                    </a:blip>
                    <a:stretch>
                      <a:fillRect/>
                    </a:stretch>
                  </pic:blipFill>
                  <pic:spPr>
                    <a:xfrm>
                      <a:off x="0" y="0"/>
                      <a:ext cx="2374918" cy="438929"/>
                    </a:xfrm>
                    <a:prstGeom prst="rect">
                      <a:avLst/>
                    </a:prstGeom>
                  </pic:spPr>
                </pic:pic>
              </a:graphicData>
            </a:graphic>
          </wp:inline>
        </w:drawing>
      </w:r>
    </w:p>
    <w:p w14:paraId="22D5B8AA" w14:textId="77777777" w:rsidR="00B743DF" w:rsidRDefault="00B743DF" w:rsidP="00B743DF">
      <w:pPr>
        <w:pStyle w:val="Prrafodelista"/>
      </w:pPr>
    </w:p>
    <w:p w14:paraId="7F1081A4" w14:textId="06460CF8" w:rsidR="7937DAB1" w:rsidRDefault="7937DAB1" w:rsidP="5B48FE4C">
      <w:pPr>
        <w:pStyle w:val="Prrafodelista"/>
      </w:pPr>
      <w:r>
        <w:t>Y su creación en UCOS_Utilities()</w:t>
      </w:r>
    </w:p>
    <w:p w14:paraId="2F293EAF" w14:textId="27A4EB60" w:rsidR="7937DAB1" w:rsidRDefault="7937DAB1" w:rsidP="00410706">
      <w:pPr>
        <w:pStyle w:val="Prrafodelista"/>
        <w:ind w:left="0"/>
        <w:jc w:val="center"/>
      </w:pPr>
      <w:r>
        <w:rPr>
          <w:noProof/>
        </w:rPr>
        <w:drawing>
          <wp:inline distT="0" distB="0" distL="0" distR="0" wp14:anchorId="3DEB5C55" wp14:editId="349D3002">
            <wp:extent cx="4953000" cy="388938"/>
            <wp:effectExtent l="0" t="0" r="0" b="0"/>
            <wp:docPr id="1828212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12514" name="Picture 1828212514"/>
                    <pic:cNvPicPr/>
                  </pic:nvPicPr>
                  <pic:blipFill>
                    <a:blip r:embed="rId39">
                      <a:extLst>
                        <a:ext uri="{28A0092B-C50C-407E-A947-70E740481C1C}">
                          <a14:useLocalDpi xmlns:a14="http://schemas.microsoft.com/office/drawing/2010/main"/>
                        </a:ext>
                      </a:extLst>
                    </a:blip>
                    <a:stretch>
                      <a:fillRect/>
                    </a:stretch>
                  </pic:blipFill>
                  <pic:spPr>
                    <a:xfrm>
                      <a:off x="0" y="0"/>
                      <a:ext cx="5019325" cy="394146"/>
                    </a:xfrm>
                    <a:prstGeom prst="rect">
                      <a:avLst/>
                    </a:prstGeom>
                  </pic:spPr>
                </pic:pic>
              </a:graphicData>
            </a:graphic>
          </wp:inline>
        </w:drawing>
      </w:r>
    </w:p>
    <w:p w14:paraId="34DCC28B" w14:textId="382F8526" w:rsidR="5B48FE4C" w:rsidRDefault="5B48FE4C" w:rsidP="5B48FE4C">
      <w:pPr>
        <w:pStyle w:val="Prrafodelista"/>
        <w:spacing w:after="0" w:line="240" w:lineRule="auto"/>
        <w:jc w:val="left"/>
        <w:rPr>
          <w:rFonts w:ascii="Courier New" w:hAnsi="Courier New" w:cs="Courier New"/>
          <w:color w:val="005032"/>
          <w:sz w:val="18"/>
          <w:szCs w:val="18"/>
          <w:lang w:val="en-GB"/>
        </w:rPr>
      </w:pPr>
    </w:p>
    <w:p w14:paraId="6DD50F34" w14:textId="144447DF" w:rsidR="7C5D03A4" w:rsidRDefault="7C5D03A4" w:rsidP="00402B6E">
      <w:pPr>
        <w:pStyle w:val="Prrafodelista"/>
        <w:numPr>
          <w:ilvl w:val="0"/>
          <w:numId w:val="20"/>
        </w:numPr>
        <w:spacing w:after="0" w:line="240" w:lineRule="auto"/>
        <w:jc w:val="left"/>
      </w:pPr>
      <w:r w:rsidRPr="00410706">
        <w:t>En init.h defin</w:t>
      </w:r>
      <w:r w:rsidR="007A5082">
        <w:t>a</w:t>
      </w:r>
      <w:ins w:id="21" w:author="Marcos Antonio Martínez Peiró" w:date="2025-12-10T10:34:00Z">
        <w:r w:rsidR="007A5082" w:rsidRPr="00410706">
          <w:rPr>
            <w:rFonts w:ascii="Courier New" w:hAnsi="Courier New" w:cs="Courier New"/>
            <w:color w:val="005032"/>
            <w:sz w:val="18"/>
            <w:szCs w:val="18"/>
          </w:rPr>
          <w:t xml:space="preserve"> </w:t>
        </w:r>
      </w:ins>
      <w:r>
        <w:t xml:space="preserve">un </w:t>
      </w:r>
      <w:r w:rsidR="00F07ECE">
        <w:t xml:space="preserve">tipo </w:t>
      </w:r>
      <w:r>
        <w:t xml:space="preserve">struct para almacenar varios elementos en la dirección apuntada por la cola, </w:t>
      </w:r>
      <w:r w:rsidR="00C8267D">
        <w:t xml:space="preserve">así como el tamaño de esta. Este tipo de estructura nos permite almacenar no solo el valor </w:t>
      </w:r>
      <w:r w:rsidR="003B7B6C">
        <w:t>de la tecla pulsada sino información adicional sobre el momento (time) de su pulsación y el orden (count</w:t>
      </w:r>
      <w:r w:rsidR="007200E8">
        <w:t>_key</w:t>
      </w:r>
      <w:r w:rsidR="003B7B6C">
        <w:t>)</w:t>
      </w:r>
      <w:r w:rsidR="007200E8">
        <w:t>.</w:t>
      </w:r>
      <w:r>
        <w:t xml:space="preserve"> </w:t>
      </w:r>
    </w:p>
    <w:p w14:paraId="192B5168" w14:textId="6BB134CF" w:rsidR="7C5D03A4" w:rsidRDefault="7C5D03A4" w:rsidP="00410706">
      <w:pPr>
        <w:pStyle w:val="Prrafodelista"/>
        <w:spacing w:after="0" w:line="240" w:lineRule="auto"/>
        <w:ind w:left="0"/>
        <w:jc w:val="center"/>
      </w:pPr>
      <w:r>
        <w:rPr>
          <w:noProof/>
        </w:rPr>
        <w:drawing>
          <wp:inline distT="0" distB="0" distL="0" distR="0" wp14:anchorId="1E38B3FE" wp14:editId="0D76E6F0">
            <wp:extent cx="2654300" cy="1538929"/>
            <wp:effectExtent l="0" t="0" r="0" b="4445"/>
            <wp:docPr id="328726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26788" name="Picture 328726788"/>
                    <pic:cNvPicPr/>
                  </pic:nvPicPr>
                  <pic:blipFill>
                    <a:blip r:embed="rId40">
                      <a:extLst>
                        <a:ext uri="{28A0092B-C50C-407E-A947-70E740481C1C}">
                          <a14:useLocalDpi xmlns:a14="http://schemas.microsoft.com/office/drawing/2010/main"/>
                        </a:ext>
                      </a:extLst>
                    </a:blip>
                    <a:stretch>
                      <a:fillRect/>
                    </a:stretch>
                  </pic:blipFill>
                  <pic:spPr>
                    <a:xfrm>
                      <a:off x="0" y="0"/>
                      <a:ext cx="2659034" cy="1541674"/>
                    </a:xfrm>
                    <a:prstGeom prst="rect">
                      <a:avLst/>
                    </a:prstGeom>
                  </pic:spPr>
                </pic:pic>
              </a:graphicData>
            </a:graphic>
          </wp:inline>
        </w:drawing>
      </w:r>
    </w:p>
    <w:p w14:paraId="0639AEE8" w14:textId="7E85D96E" w:rsidR="00B743DF" w:rsidRPr="005969A3" w:rsidRDefault="00B743DF" w:rsidP="5B48FE4C">
      <w:pPr>
        <w:pStyle w:val="Prrafodelista"/>
        <w:spacing w:after="0" w:line="240" w:lineRule="auto"/>
        <w:jc w:val="left"/>
        <w:rPr>
          <w:rFonts w:ascii="Courier New" w:hAnsi="Courier New" w:cs="Courier New"/>
          <w:color w:val="000000" w:themeColor="text1"/>
          <w:sz w:val="18"/>
          <w:szCs w:val="18"/>
          <w:lang w:val="en-GB"/>
        </w:rPr>
      </w:pPr>
    </w:p>
    <w:p w14:paraId="107ADB9D" w14:textId="5873054A" w:rsidR="00B743DF" w:rsidRDefault="00421B62" w:rsidP="00402B6E">
      <w:pPr>
        <w:numPr>
          <w:ilvl w:val="0"/>
          <w:numId w:val="20"/>
        </w:numPr>
      </w:pPr>
      <w:r>
        <w:t>Se debe activar la interrupción de PS2</w:t>
      </w:r>
      <w:r w:rsidR="59A050A6">
        <w:t xml:space="preserve"> </w:t>
      </w:r>
      <w:del w:id="22" w:author="Marcos Antonio Martínez Peiró" w:date="2025-12-10T10:37:00Z">
        <w:r w:rsidR="59A050A6" w:rsidDel="007200E8">
          <w:delText xml:space="preserve"> </w:delText>
        </w:r>
      </w:del>
      <w:r w:rsidR="59A050A6">
        <w:t>en la función Init_App()</w:t>
      </w:r>
    </w:p>
    <w:p w14:paraId="7E263555" w14:textId="5A7CB0D7" w:rsidR="009A706E" w:rsidRPr="009A706E" w:rsidRDefault="5C18D373" w:rsidP="00410706">
      <w:pPr>
        <w:pStyle w:val="Prrafodelista"/>
        <w:autoSpaceDE w:val="0"/>
        <w:autoSpaceDN w:val="0"/>
        <w:adjustRightInd w:val="0"/>
        <w:spacing w:after="0" w:line="240" w:lineRule="auto"/>
        <w:jc w:val="center"/>
      </w:pPr>
      <w:r>
        <w:rPr>
          <w:noProof/>
        </w:rPr>
        <w:drawing>
          <wp:inline distT="0" distB="0" distL="0" distR="0" wp14:anchorId="754EE5E0" wp14:editId="6142BDAA">
            <wp:extent cx="4652432" cy="558292"/>
            <wp:effectExtent l="0" t="0" r="0" b="0"/>
            <wp:docPr id="427074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74793" name="Picture 427074793"/>
                    <pic:cNvPicPr/>
                  </pic:nvPicPr>
                  <pic:blipFill>
                    <a:blip r:embed="rId41">
                      <a:extLst>
                        <a:ext uri="{28A0092B-C50C-407E-A947-70E740481C1C}">
                          <a14:useLocalDpi xmlns:a14="http://schemas.microsoft.com/office/drawing/2010/main"/>
                        </a:ext>
                      </a:extLst>
                    </a:blip>
                    <a:stretch>
                      <a:fillRect/>
                    </a:stretch>
                  </pic:blipFill>
                  <pic:spPr>
                    <a:xfrm>
                      <a:off x="0" y="0"/>
                      <a:ext cx="4708245" cy="564990"/>
                    </a:xfrm>
                    <a:prstGeom prst="rect">
                      <a:avLst/>
                    </a:prstGeom>
                  </pic:spPr>
                </pic:pic>
              </a:graphicData>
            </a:graphic>
          </wp:inline>
        </w:drawing>
      </w:r>
    </w:p>
    <w:p w14:paraId="17A8D153" w14:textId="77777777" w:rsidR="007200E8" w:rsidRDefault="007200E8">
      <w:pPr>
        <w:jc w:val="left"/>
        <w:rPr>
          <w:rFonts w:ascii="Courier New" w:hAnsi="Courier New" w:cs="Courier New"/>
          <w:color w:val="000000" w:themeColor="text1"/>
          <w:sz w:val="18"/>
          <w:szCs w:val="18"/>
          <w:lang w:val="en-GB"/>
        </w:rPr>
      </w:pPr>
      <w:r>
        <w:rPr>
          <w:rFonts w:ascii="Courier New" w:hAnsi="Courier New" w:cs="Courier New"/>
          <w:color w:val="000000" w:themeColor="text1"/>
          <w:sz w:val="18"/>
          <w:szCs w:val="18"/>
          <w:lang w:val="en-GB"/>
        </w:rPr>
        <w:br w:type="page"/>
      </w:r>
    </w:p>
    <w:p w14:paraId="479A8126" w14:textId="4F9EBC40" w:rsidR="3B2FBBED" w:rsidRPr="00410706" w:rsidRDefault="3B2FBBED" w:rsidP="00410706">
      <w:pPr>
        <w:rPr>
          <w:b/>
          <w:bCs/>
        </w:rPr>
      </w:pPr>
      <w:r w:rsidRPr="00410706">
        <w:rPr>
          <w:b/>
          <w:bCs/>
        </w:rPr>
        <w:lastRenderedPageBreak/>
        <w:t>PRODUCTOR DE ELEMENTOS DE COLA</w:t>
      </w:r>
    </w:p>
    <w:p w14:paraId="04046434" w14:textId="11B9E989" w:rsidR="009A706E" w:rsidRDefault="00B046E4" w:rsidP="009A706E">
      <w:pPr>
        <w:pStyle w:val="Prrafodelista"/>
        <w:numPr>
          <w:ilvl w:val="0"/>
          <w:numId w:val="20"/>
        </w:numPr>
        <w:rPr>
          <w:lang w:val="en-GB"/>
        </w:rPr>
      </w:pPr>
      <w:r w:rsidRPr="5B48FE4C">
        <w:rPr>
          <w:lang w:val="en-GB"/>
        </w:rPr>
        <w:t>En la ISR:</w:t>
      </w:r>
    </w:p>
    <w:p w14:paraId="101F4AD9" w14:textId="71EAC710" w:rsidR="4A5ADA90" w:rsidRDefault="4A5ADA90" w:rsidP="00410706">
      <w:pPr>
        <w:ind w:left="360"/>
        <w:jc w:val="center"/>
      </w:pPr>
      <w:r>
        <w:rPr>
          <w:noProof/>
        </w:rPr>
        <w:drawing>
          <wp:inline distT="0" distB="0" distL="0" distR="0" wp14:anchorId="3ED49EA3" wp14:editId="1372081A">
            <wp:extent cx="4819650" cy="6885213"/>
            <wp:effectExtent l="0" t="0" r="0" b="0"/>
            <wp:docPr id="688346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46478" name="Picture 688346478"/>
                    <pic:cNvPicPr/>
                  </pic:nvPicPr>
                  <pic:blipFill>
                    <a:blip r:embed="rId42">
                      <a:extLst>
                        <a:ext uri="{28A0092B-C50C-407E-A947-70E740481C1C}">
                          <a14:useLocalDpi xmlns:a14="http://schemas.microsoft.com/office/drawing/2010/main"/>
                        </a:ext>
                      </a:extLst>
                    </a:blip>
                    <a:stretch>
                      <a:fillRect/>
                    </a:stretch>
                  </pic:blipFill>
                  <pic:spPr>
                    <a:xfrm>
                      <a:off x="0" y="0"/>
                      <a:ext cx="4841276" cy="6916107"/>
                    </a:xfrm>
                    <a:prstGeom prst="rect">
                      <a:avLst/>
                    </a:prstGeom>
                  </pic:spPr>
                </pic:pic>
              </a:graphicData>
            </a:graphic>
          </wp:inline>
        </w:drawing>
      </w:r>
    </w:p>
    <w:p w14:paraId="64CFA658" w14:textId="5FC2FF1C" w:rsidR="4A5ADA90" w:rsidRDefault="4A5ADA90" w:rsidP="5B48FE4C">
      <w:pPr>
        <w:pStyle w:val="Prrafodelista"/>
        <w:numPr>
          <w:ilvl w:val="1"/>
          <w:numId w:val="20"/>
        </w:numPr>
      </w:pPr>
      <w:r>
        <w:t>Se declaran los tipos necesarios, como los 4 punteros msg_isr que almacenan las 4 estructuras de v</w:t>
      </w:r>
      <w:r w:rsidR="34BF2EC9">
        <w:t>alores.</w:t>
      </w:r>
      <w:r w:rsidR="74D9A388">
        <w:t xml:space="preserve"> En un diseño avanzado se puede usar una partición de memoria con 4 bloques de 3 palabras y utilizar los servicios de gestión de memoria.</w:t>
      </w:r>
    </w:p>
    <w:p w14:paraId="6A9F4342" w14:textId="7CD39F17" w:rsidR="00B046E4" w:rsidRDefault="001F501D" w:rsidP="00B046E4">
      <w:pPr>
        <w:pStyle w:val="Prrafodelista"/>
        <w:numPr>
          <w:ilvl w:val="1"/>
          <w:numId w:val="20"/>
        </w:numPr>
      </w:pPr>
      <w:r w:rsidRPr="001F501D">
        <w:t>Se chequea si el dato re</w:t>
      </w:r>
      <w:r>
        <w:t>cibido por</w:t>
      </w:r>
      <w:r w:rsidR="00C72F0A">
        <w:t xml:space="preserve"> el teclado </w:t>
      </w:r>
      <w:del w:id="23" w:author="Marcos Antonio Martínez Peiró" w:date="2025-12-10T10:38:00Z">
        <w:r w:rsidDel="00C72F0A">
          <w:delText xml:space="preserve"> </w:delText>
        </w:r>
      </w:del>
      <w:r>
        <w:t xml:space="preserve">PS2 es </w:t>
      </w:r>
      <w:r w:rsidR="005678E3">
        <w:t>válido</w:t>
      </w:r>
      <w:r>
        <w:t xml:space="preserve"> (</w:t>
      </w:r>
      <w:r w:rsidR="00E94D5A">
        <w:t xml:space="preserve">Bit RVALID del registro </w:t>
      </w:r>
      <w:r w:rsidR="00BB40AE">
        <w:t>DATA) y se lee el byte recibido.</w:t>
      </w:r>
    </w:p>
    <w:p w14:paraId="49569D27" w14:textId="77777777" w:rsidR="00E94D5A" w:rsidRPr="00BA35EA" w:rsidRDefault="00E94D5A" w:rsidP="00E94D5A">
      <w:pPr>
        <w:autoSpaceDE w:val="0"/>
        <w:autoSpaceDN w:val="0"/>
        <w:adjustRightInd w:val="0"/>
        <w:spacing w:after="0" w:line="240" w:lineRule="auto"/>
        <w:ind w:left="1416"/>
        <w:jc w:val="left"/>
        <w:rPr>
          <w:rFonts w:ascii="Consolas" w:hAnsi="Consolas" w:cs="Courier New"/>
          <w:sz w:val="20"/>
          <w:szCs w:val="20"/>
          <w:lang w:val="en-GB"/>
        </w:rPr>
      </w:pPr>
      <w:r w:rsidRPr="00BA35EA">
        <w:rPr>
          <w:rFonts w:ascii="Consolas" w:hAnsi="Consolas" w:cs="Courier New"/>
          <w:color w:val="000000"/>
          <w:sz w:val="20"/>
          <w:szCs w:val="20"/>
        </w:rPr>
        <w:lastRenderedPageBreak/>
        <w:tab/>
      </w:r>
      <w:r w:rsidRPr="00BA35EA">
        <w:rPr>
          <w:rFonts w:ascii="Consolas" w:hAnsi="Consolas" w:cs="Courier New"/>
          <w:color w:val="000000"/>
          <w:sz w:val="20"/>
          <w:szCs w:val="20"/>
          <w:lang w:val="en-GB"/>
        </w:rPr>
        <w:t>alt_irq_disable(PS2_KEY_IRQ);</w:t>
      </w:r>
    </w:p>
    <w:p w14:paraId="1AD7C14E" w14:textId="77777777" w:rsidR="00E94D5A" w:rsidRPr="00BA35EA" w:rsidRDefault="00E94D5A" w:rsidP="00E94D5A">
      <w:pPr>
        <w:autoSpaceDE w:val="0"/>
        <w:autoSpaceDN w:val="0"/>
        <w:adjustRightInd w:val="0"/>
        <w:spacing w:after="0" w:line="240" w:lineRule="auto"/>
        <w:ind w:left="1416"/>
        <w:jc w:val="left"/>
        <w:rPr>
          <w:rFonts w:ascii="Consolas" w:hAnsi="Consolas" w:cs="Courier New"/>
          <w:sz w:val="20"/>
          <w:szCs w:val="20"/>
          <w:lang w:val="en-GB"/>
        </w:rPr>
      </w:pPr>
      <w:r w:rsidRPr="00BA35EA">
        <w:rPr>
          <w:rFonts w:ascii="Consolas" w:hAnsi="Consolas" w:cs="Courier New"/>
          <w:color w:val="000000"/>
          <w:sz w:val="20"/>
          <w:szCs w:val="20"/>
          <w:lang w:val="en-GB"/>
        </w:rPr>
        <w:tab/>
        <w:t xml:space="preserve">Rvalid=((*keyboard_ptr)&gt;&gt;12)&amp;0x08; </w:t>
      </w:r>
      <w:r w:rsidRPr="00BA35EA">
        <w:rPr>
          <w:rFonts w:ascii="Consolas" w:hAnsi="Consolas" w:cs="Courier New"/>
          <w:color w:val="3F7F5F"/>
          <w:sz w:val="20"/>
          <w:szCs w:val="20"/>
          <w:lang w:val="en-GB"/>
        </w:rPr>
        <w:t>//check if data is valid</w:t>
      </w:r>
    </w:p>
    <w:p w14:paraId="621F8289" w14:textId="77777777" w:rsidR="00E94D5A" w:rsidRPr="00BA35EA" w:rsidRDefault="00E94D5A" w:rsidP="53A65797">
      <w:pPr>
        <w:autoSpaceDE w:val="0"/>
        <w:autoSpaceDN w:val="0"/>
        <w:adjustRightInd w:val="0"/>
        <w:spacing w:after="0" w:line="240" w:lineRule="auto"/>
        <w:ind w:left="1416"/>
        <w:jc w:val="left"/>
        <w:rPr>
          <w:rFonts w:ascii="Consolas" w:hAnsi="Consolas" w:cs="Courier New"/>
          <w:sz w:val="20"/>
          <w:szCs w:val="20"/>
          <w:lang w:val="en-US"/>
        </w:rPr>
      </w:pPr>
      <w:r w:rsidRPr="00BA35EA">
        <w:rPr>
          <w:rFonts w:ascii="Consolas" w:hAnsi="Consolas" w:cs="Courier New"/>
          <w:color w:val="000000"/>
          <w:sz w:val="20"/>
          <w:szCs w:val="20"/>
          <w:lang w:val="en-GB"/>
        </w:rPr>
        <w:tab/>
      </w:r>
      <w:r w:rsidRPr="00BA35EA">
        <w:rPr>
          <w:rFonts w:ascii="Consolas" w:hAnsi="Consolas" w:cs="Courier New"/>
          <w:b/>
          <w:bCs/>
          <w:color w:val="7F0055"/>
          <w:sz w:val="20"/>
          <w:szCs w:val="20"/>
          <w:lang w:val="en-US"/>
        </w:rPr>
        <w:t>if</w:t>
      </w:r>
      <w:r w:rsidRPr="00BA35EA">
        <w:rPr>
          <w:rFonts w:ascii="Consolas" w:hAnsi="Consolas" w:cs="Courier New"/>
          <w:color w:val="000000"/>
          <w:sz w:val="20"/>
          <w:szCs w:val="20"/>
          <w:lang w:val="en-US"/>
        </w:rPr>
        <w:t xml:space="preserve"> (Rvalid){</w:t>
      </w:r>
    </w:p>
    <w:p w14:paraId="6DDF9A42" w14:textId="77777777" w:rsidR="00E94D5A" w:rsidRPr="00BA35EA" w:rsidRDefault="00E94D5A" w:rsidP="00E94D5A">
      <w:pPr>
        <w:autoSpaceDE w:val="0"/>
        <w:autoSpaceDN w:val="0"/>
        <w:adjustRightInd w:val="0"/>
        <w:spacing w:after="0" w:line="240" w:lineRule="auto"/>
        <w:ind w:left="1416"/>
        <w:jc w:val="left"/>
        <w:rPr>
          <w:rFonts w:ascii="Consolas" w:hAnsi="Consolas" w:cs="Courier New"/>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t xml:space="preserve">Keycode=(*keyboard_ptr)&amp;0xFF; </w:t>
      </w:r>
      <w:r w:rsidRPr="00BA35EA">
        <w:rPr>
          <w:rFonts w:ascii="Consolas" w:hAnsi="Consolas" w:cs="Courier New"/>
          <w:color w:val="3F7F5F"/>
          <w:sz w:val="20"/>
          <w:szCs w:val="20"/>
          <w:lang w:val="en-GB"/>
        </w:rPr>
        <w:t>//read the value</w:t>
      </w:r>
    </w:p>
    <w:p w14:paraId="3E145D68" w14:textId="77777777" w:rsidR="00C72F0A" w:rsidRPr="00BA35EA" w:rsidRDefault="00C72F0A" w:rsidP="00BA35EA">
      <w:pPr>
        <w:pStyle w:val="Prrafodelista"/>
        <w:ind w:left="1440"/>
        <w:rPr>
          <w:lang w:val="en-GB"/>
        </w:rPr>
      </w:pPr>
    </w:p>
    <w:p w14:paraId="75FF1571" w14:textId="5D8B24EC" w:rsidR="00E94D5A" w:rsidRDefault="008B6097" w:rsidP="00E94D5A">
      <w:pPr>
        <w:pStyle w:val="Prrafodelista"/>
        <w:numPr>
          <w:ilvl w:val="1"/>
          <w:numId w:val="20"/>
        </w:numPr>
      </w:pPr>
      <w:r w:rsidRPr="008B6097">
        <w:t xml:space="preserve">Se chequea (switch…case) el </w:t>
      </w:r>
      <w:r>
        <w:t>c</w:t>
      </w:r>
      <w:r w:rsidRPr="008B6097">
        <w:t>ódigo re</w:t>
      </w:r>
      <w:r>
        <w:t>cibido:</w:t>
      </w:r>
    </w:p>
    <w:p w14:paraId="2E23DF36" w14:textId="07BD217C" w:rsidR="008B6097" w:rsidRDefault="008B6097" w:rsidP="008B6097">
      <w:pPr>
        <w:pStyle w:val="Prrafodelista"/>
        <w:numPr>
          <w:ilvl w:val="2"/>
          <w:numId w:val="20"/>
        </w:numPr>
      </w:pPr>
      <w:r>
        <w:t xml:space="preserve">Si es </w:t>
      </w:r>
      <w:r w:rsidR="00747B03">
        <w:t>0x</w:t>
      </w:r>
      <w:r>
        <w:t>AA</w:t>
      </w:r>
      <w:r w:rsidR="00747B03">
        <w:t xml:space="preserve"> indica teclado conectado (solo lo envía el teclado al inicio cuando recibe 5V)</w:t>
      </w:r>
    </w:p>
    <w:p w14:paraId="45F2E99B" w14:textId="1D720AFF" w:rsidR="00747B03" w:rsidRDefault="00747B03" w:rsidP="008B6097">
      <w:pPr>
        <w:pStyle w:val="Prrafodelista"/>
        <w:numPr>
          <w:ilvl w:val="2"/>
          <w:numId w:val="20"/>
        </w:numPr>
      </w:pPr>
      <w:r>
        <w:t xml:space="preserve">Si es 0xF0 una tecla se ha pulsado y </w:t>
      </w:r>
      <w:r w:rsidR="00D741DE">
        <w:t>soltado (</w:t>
      </w:r>
      <w:r w:rsidR="00D741DE" w:rsidRPr="00D741DE">
        <w:rPr>
          <w:i/>
          <w:iCs/>
        </w:rPr>
        <w:t>Rel</w:t>
      </w:r>
      <w:r w:rsidR="00D741DE">
        <w:rPr>
          <w:i/>
          <w:iCs/>
        </w:rPr>
        <w:t>e</w:t>
      </w:r>
      <w:r w:rsidR="00D741DE" w:rsidRPr="00D741DE">
        <w:rPr>
          <w:i/>
          <w:iCs/>
        </w:rPr>
        <w:t>ase</w:t>
      </w:r>
      <w:r w:rsidR="00D741DE">
        <w:t>).</w:t>
      </w:r>
    </w:p>
    <w:p w14:paraId="55C711B3" w14:textId="602FDE56" w:rsidR="00D741DE" w:rsidRPr="008B6097" w:rsidRDefault="0070111E" w:rsidP="008B6097">
      <w:pPr>
        <w:pStyle w:val="Prrafodelista"/>
        <w:numPr>
          <w:ilvl w:val="2"/>
          <w:numId w:val="20"/>
        </w:numPr>
      </w:pPr>
      <w:r>
        <w:t>Tras un código 0xF0</w:t>
      </w:r>
      <w:r w:rsidR="00AF2088">
        <w:t xml:space="preserve"> </w:t>
      </w:r>
      <w:r>
        <w:t xml:space="preserve">se debe procesar </w:t>
      </w:r>
      <w:r w:rsidR="00A576E7">
        <w:t>el s</w:t>
      </w:r>
      <w:r>
        <w:t xml:space="preserve">iguiente </w:t>
      </w:r>
      <w:r w:rsidR="00A576E7">
        <w:t xml:space="preserve">byte recibido </w:t>
      </w:r>
      <w:r>
        <w:t>que lleva el código definitivo de la tecla pulsada.</w:t>
      </w:r>
    </w:p>
    <w:p w14:paraId="1E049619" w14:textId="13330F30" w:rsidR="00E94D5A" w:rsidRDefault="00683AF2" w:rsidP="00A576E7">
      <w:pPr>
        <w:pStyle w:val="Prrafodelista"/>
        <w:numPr>
          <w:ilvl w:val="1"/>
          <w:numId w:val="20"/>
        </w:numPr>
      </w:pPr>
      <w:r>
        <w:t>Se actualizarán los valores recibidos y se postean en la cola.</w:t>
      </w:r>
    </w:p>
    <w:p w14:paraId="427AC8D0" w14:textId="05D862D2" w:rsidR="00BA2A2A" w:rsidRPr="00BA35EA" w:rsidRDefault="00BA2A2A" w:rsidP="00BA35EA">
      <w:pPr>
        <w:autoSpaceDE w:val="0"/>
        <w:autoSpaceDN w:val="0"/>
        <w:adjustRightInd w:val="0"/>
        <w:spacing w:after="0" w:line="240" w:lineRule="auto"/>
        <w:ind w:left="1416"/>
        <w:jc w:val="left"/>
        <w:rPr>
          <w:rFonts w:ascii="Consolas" w:hAnsi="Consolas" w:cs="Courier New"/>
          <w:color w:val="000000"/>
          <w:sz w:val="20"/>
          <w:szCs w:val="20"/>
          <w:lang w:val="en-GB"/>
        </w:rPr>
      </w:pPr>
      <w:del w:id="24" w:author="Marcos Antonio Martínez Peiró" w:date="2025-12-10T10:40:00Z">
        <w:r w:rsidRPr="00BA35EA" w:rsidDel="00B7238D">
          <w:rPr>
            <w:rFonts w:ascii="Courier New" w:hAnsi="Courier New" w:cs="Courier New"/>
            <w:color w:val="000000"/>
            <w:sz w:val="20"/>
            <w:szCs w:val="20"/>
            <w:lang w:val="en-GB"/>
          </w:rPr>
          <w:tab/>
        </w:r>
      </w:del>
      <w:del w:id="25" w:author="Marcos Antonio Martínez Peiró" w:date="2025-12-10T10:39:00Z">
        <w:r w:rsidRPr="00BA35EA" w:rsidDel="00C72F0A">
          <w:rPr>
            <w:rFonts w:ascii="Courier New" w:hAnsi="Courier New" w:cs="Courier New"/>
            <w:color w:val="000000"/>
            <w:sz w:val="20"/>
            <w:szCs w:val="20"/>
            <w:lang w:val="en-GB"/>
          </w:rPr>
          <w:tab/>
        </w:r>
        <w:r w:rsidRPr="00BA35EA" w:rsidDel="00C72F0A">
          <w:rPr>
            <w:rFonts w:ascii="Courier New" w:hAnsi="Courier New" w:cs="Courier New"/>
            <w:color w:val="000000"/>
            <w:sz w:val="20"/>
            <w:szCs w:val="20"/>
            <w:lang w:val="en-GB"/>
          </w:rPr>
          <w:tab/>
        </w:r>
      </w:del>
      <w:r w:rsidRPr="00BA35EA">
        <w:rPr>
          <w:rFonts w:ascii="Consolas" w:hAnsi="Consolas" w:cs="Courier New"/>
          <w:color w:val="000000"/>
          <w:sz w:val="20"/>
          <w:szCs w:val="20"/>
          <w:lang w:val="en-GB"/>
        </w:rPr>
        <w:t>msg_isr[i].time=OSTimeGet();</w:t>
      </w:r>
    </w:p>
    <w:p w14:paraId="7B76BDBC" w14:textId="10A08C3F" w:rsidR="00BA2A2A" w:rsidRPr="00BA35EA" w:rsidRDefault="00BA2A2A" w:rsidP="00BA35EA">
      <w:pPr>
        <w:autoSpaceDE w:val="0"/>
        <w:autoSpaceDN w:val="0"/>
        <w:adjustRightInd w:val="0"/>
        <w:spacing w:after="0" w:line="240" w:lineRule="auto"/>
        <w:ind w:left="1416"/>
        <w:jc w:val="left"/>
        <w:rPr>
          <w:rFonts w:ascii="Consolas" w:hAnsi="Consolas" w:cs="Courier New"/>
          <w:color w:val="000000"/>
          <w:sz w:val="20"/>
          <w:szCs w:val="20"/>
          <w:lang w:val="en-GB"/>
        </w:rPr>
      </w:pPr>
      <w:del w:id="26" w:author="Marcos Antonio Martínez Peiró" w:date="2025-12-10T10:40:00Z">
        <w:r w:rsidRPr="00BA35EA" w:rsidDel="00B7238D">
          <w:rPr>
            <w:rFonts w:ascii="Consolas" w:hAnsi="Consolas" w:cs="Courier New"/>
            <w:color w:val="000000"/>
            <w:sz w:val="20"/>
            <w:szCs w:val="20"/>
            <w:lang w:val="en-GB"/>
          </w:rPr>
          <w:tab/>
        </w:r>
      </w:del>
      <w:del w:id="27" w:author="Marcos Antonio Martínez Peiró" w:date="2025-12-10T10:39:00Z">
        <w:r w:rsidRPr="00BA35EA" w:rsidDel="00C72F0A">
          <w:rPr>
            <w:rFonts w:ascii="Consolas" w:hAnsi="Consolas" w:cs="Courier New"/>
            <w:color w:val="000000"/>
            <w:sz w:val="20"/>
            <w:szCs w:val="20"/>
            <w:lang w:val="en-GB"/>
          </w:rPr>
          <w:tab/>
        </w:r>
        <w:r w:rsidRPr="00BA35EA" w:rsidDel="00C72F0A">
          <w:rPr>
            <w:rFonts w:ascii="Consolas" w:hAnsi="Consolas" w:cs="Courier New"/>
            <w:color w:val="000000"/>
            <w:sz w:val="20"/>
            <w:szCs w:val="20"/>
            <w:lang w:val="en-GB"/>
          </w:rPr>
          <w:tab/>
        </w:r>
      </w:del>
      <w:r w:rsidRPr="00BA35EA">
        <w:rPr>
          <w:rFonts w:ascii="Consolas" w:hAnsi="Consolas" w:cs="Courier New"/>
          <w:color w:val="000000"/>
          <w:sz w:val="20"/>
          <w:szCs w:val="20"/>
          <w:lang w:val="en-GB"/>
        </w:rPr>
        <w:t>msg_isr[i].key_pressed=Keycode;</w:t>
      </w:r>
    </w:p>
    <w:p w14:paraId="4232B891" w14:textId="7A3109E0" w:rsidR="00683AF2" w:rsidRPr="00BA35EA" w:rsidRDefault="00BA2A2A" w:rsidP="00BA35EA">
      <w:pPr>
        <w:autoSpaceDE w:val="0"/>
        <w:autoSpaceDN w:val="0"/>
        <w:adjustRightInd w:val="0"/>
        <w:spacing w:after="0" w:line="240" w:lineRule="auto"/>
        <w:ind w:left="1416"/>
        <w:jc w:val="left"/>
        <w:rPr>
          <w:rFonts w:ascii="Consolas" w:hAnsi="Consolas" w:cs="Courier New"/>
          <w:color w:val="000000"/>
          <w:sz w:val="20"/>
          <w:szCs w:val="20"/>
          <w:lang w:val="en-GB"/>
        </w:rPr>
      </w:pPr>
      <w:del w:id="28" w:author="Marcos Antonio Martínez Peiró" w:date="2025-12-10T10:40:00Z">
        <w:r w:rsidRPr="00BA35EA" w:rsidDel="00B7238D">
          <w:rPr>
            <w:rFonts w:ascii="Consolas" w:hAnsi="Consolas" w:cs="Courier New"/>
            <w:color w:val="000000"/>
            <w:sz w:val="20"/>
            <w:szCs w:val="20"/>
            <w:lang w:val="en-GB"/>
          </w:rPr>
          <w:tab/>
        </w:r>
      </w:del>
      <w:del w:id="29" w:author="Marcos Antonio Martínez Peiró" w:date="2025-12-10T10:39:00Z">
        <w:r w:rsidRPr="00BA35EA" w:rsidDel="00C72F0A">
          <w:rPr>
            <w:rFonts w:ascii="Consolas" w:hAnsi="Consolas" w:cs="Courier New"/>
            <w:color w:val="000000"/>
            <w:sz w:val="20"/>
            <w:szCs w:val="20"/>
            <w:lang w:val="en-GB"/>
          </w:rPr>
          <w:tab/>
        </w:r>
        <w:r w:rsidRPr="00BA35EA" w:rsidDel="00C72F0A">
          <w:rPr>
            <w:rFonts w:ascii="Consolas" w:hAnsi="Consolas" w:cs="Courier New"/>
            <w:color w:val="000000"/>
            <w:sz w:val="20"/>
            <w:szCs w:val="20"/>
            <w:lang w:val="en-GB"/>
          </w:rPr>
          <w:tab/>
        </w:r>
      </w:del>
      <w:r w:rsidRPr="00BA35EA">
        <w:rPr>
          <w:rFonts w:ascii="Consolas" w:hAnsi="Consolas" w:cs="Courier New"/>
          <w:color w:val="000000"/>
          <w:sz w:val="20"/>
          <w:szCs w:val="20"/>
          <w:lang w:val="en-GB"/>
        </w:rPr>
        <w:t>msg_isr[i].count_key=i;</w:t>
      </w:r>
    </w:p>
    <w:p w14:paraId="7636401A" w14:textId="4D24CC50" w:rsidR="00BA2A2A" w:rsidRPr="00BA35EA" w:rsidRDefault="00BA2A2A" w:rsidP="00BA35EA">
      <w:pPr>
        <w:autoSpaceDE w:val="0"/>
        <w:autoSpaceDN w:val="0"/>
        <w:adjustRightInd w:val="0"/>
        <w:spacing w:after="0" w:line="240" w:lineRule="auto"/>
        <w:ind w:left="1416"/>
        <w:jc w:val="left"/>
        <w:rPr>
          <w:rFonts w:ascii="Consolas" w:hAnsi="Consolas" w:cs="Courier New"/>
          <w:sz w:val="20"/>
          <w:szCs w:val="20"/>
          <w:lang w:val="en-US"/>
        </w:rPr>
      </w:pPr>
      <w:del w:id="30" w:author="Marcos Antonio Martínez Peiró" w:date="2025-12-10T10:40:00Z">
        <w:r w:rsidRPr="00BA35EA" w:rsidDel="00B7238D">
          <w:rPr>
            <w:rFonts w:ascii="Consolas" w:hAnsi="Consolas" w:cs="Courier New"/>
            <w:sz w:val="20"/>
            <w:szCs w:val="20"/>
            <w:lang w:val="en-US"/>
          </w:rPr>
          <w:delText xml:space="preserve">      </w:delText>
        </w:r>
      </w:del>
      <w:del w:id="31" w:author="Marcos Antonio Martínez Peiró" w:date="2025-12-10T10:39:00Z">
        <w:r w:rsidRPr="00BA35EA" w:rsidDel="00C72F0A">
          <w:rPr>
            <w:rFonts w:ascii="Consolas" w:hAnsi="Consolas" w:cs="Courier New"/>
            <w:sz w:val="20"/>
            <w:szCs w:val="20"/>
            <w:lang w:val="en-US"/>
          </w:rPr>
          <w:delText xml:space="preserve">  </w:delText>
        </w:r>
      </w:del>
      <w:r w:rsidRPr="00BA35EA">
        <w:rPr>
          <w:rFonts w:ascii="Consolas" w:hAnsi="Consolas" w:cs="Courier New"/>
          <w:sz w:val="20"/>
          <w:szCs w:val="20"/>
          <w:lang w:val="en-US"/>
        </w:rPr>
        <w:t>printf("Value on keyboard is %x\n",(INT8U)msg_isr[i].key_pressed);</w:t>
      </w:r>
    </w:p>
    <w:p w14:paraId="0CA12B33" w14:textId="18AFACE7" w:rsidR="00BA2A2A" w:rsidRPr="00BA35EA" w:rsidRDefault="00BA2A2A" w:rsidP="00BA35EA">
      <w:pPr>
        <w:autoSpaceDE w:val="0"/>
        <w:autoSpaceDN w:val="0"/>
        <w:adjustRightInd w:val="0"/>
        <w:spacing w:after="0" w:line="240" w:lineRule="auto"/>
        <w:ind w:left="1416"/>
        <w:jc w:val="left"/>
        <w:rPr>
          <w:rFonts w:ascii="Consolas" w:hAnsi="Consolas" w:cs="Courier New"/>
          <w:sz w:val="20"/>
          <w:szCs w:val="20"/>
          <w:lang w:val="en-US"/>
        </w:rPr>
      </w:pPr>
      <w:del w:id="32" w:author="Marcos Antonio Martínez Peiró" w:date="2025-12-10T10:40:00Z">
        <w:r w:rsidRPr="00BA35EA" w:rsidDel="00B7238D">
          <w:rPr>
            <w:rFonts w:ascii="Consolas" w:hAnsi="Consolas" w:cs="Courier New"/>
            <w:sz w:val="20"/>
            <w:szCs w:val="20"/>
            <w:lang w:val="en-US"/>
          </w:rPr>
          <w:delText xml:space="preserve">              </w:delText>
        </w:r>
      </w:del>
      <w:r w:rsidRPr="00BA35EA">
        <w:rPr>
          <w:rFonts w:ascii="Consolas" w:hAnsi="Consolas" w:cs="Courier New"/>
          <w:sz w:val="20"/>
          <w:szCs w:val="20"/>
          <w:lang w:val="en-US"/>
        </w:rPr>
        <w:t>error=OSQPost(MessageQueue,(void *)&amp;msg_isr[i]);</w:t>
      </w:r>
    </w:p>
    <w:p w14:paraId="5C4FBF56" w14:textId="77777777" w:rsidR="00BA2A2A" w:rsidRPr="00951B76" w:rsidRDefault="00BA2A2A" w:rsidP="00BA2A2A">
      <w:pPr>
        <w:autoSpaceDE w:val="0"/>
        <w:autoSpaceDN w:val="0"/>
        <w:adjustRightInd w:val="0"/>
        <w:spacing w:after="0" w:line="240" w:lineRule="auto"/>
        <w:ind w:left="360"/>
        <w:jc w:val="left"/>
        <w:rPr>
          <w:rFonts w:ascii="Courier New" w:hAnsi="Courier New" w:cs="Courier New"/>
          <w:sz w:val="20"/>
          <w:szCs w:val="20"/>
          <w:lang w:val="en-US"/>
        </w:rPr>
      </w:pPr>
    </w:p>
    <w:p w14:paraId="795724DA" w14:textId="5A0CF84F" w:rsidR="00A576E7" w:rsidRDefault="00DE7601" w:rsidP="00DE7601">
      <w:pPr>
        <w:pStyle w:val="Prrafodelista"/>
        <w:numPr>
          <w:ilvl w:val="1"/>
          <w:numId w:val="20"/>
        </w:numPr>
      </w:pPr>
      <w:r w:rsidRPr="00DE7601">
        <w:t>Se reactiva la interrupción PS2.</w:t>
      </w:r>
    </w:p>
    <w:p w14:paraId="6CAE25BC" w14:textId="5BE218CA" w:rsidR="00DE7601" w:rsidRPr="00BA35EA" w:rsidRDefault="0096236E" w:rsidP="0096236E">
      <w:pPr>
        <w:pStyle w:val="Prrafodelista"/>
        <w:ind w:left="1428" w:firstLine="696"/>
        <w:rPr>
          <w:rFonts w:ascii="Consolas" w:hAnsi="Consolas" w:cs="Courier New"/>
          <w:color w:val="000000"/>
          <w:sz w:val="20"/>
          <w:szCs w:val="20"/>
          <w:lang w:val="en-GB"/>
        </w:rPr>
      </w:pPr>
      <w:r w:rsidRPr="00BA35EA">
        <w:rPr>
          <w:rFonts w:ascii="Consolas" w:hAnsi="Consolas" w:cs="Courier New"/>
          <w:color w:val="000000" w:themeColor="text1"/>
          <w:sz w:val="20"/>
          <w:szCs w:val="20"/>
          <w:lang w:val="en-GB"/>
        </w:rPr>
        <w:t>alt_irq_enable(PS2_KEY_IRQ);</w:t>
      </w:r>
    </w:p>
    <w:p w14:paraId="5EC26368" w14:textId="045F32F2" w:rsidR="5B48FE4C" w:rsidRDefault="5B48FE4C" w:rsidP="5B48FE4C">
      <w:pPr>
        <w:pStyle w:val="Prrafodelista"/>
        <w:ind w:left="1428" w:firstLine="696"/>
        <w:rPr>
          <w:rFonts w:ascii="Courier New" w:hAnsi="Courier New" w:cs="Courier New"/>
          <w:color w:val="000000" w:themeColor="text1"/>
          <w:sz w:val="20"/>
          <w:szCs w:val="20"/>
          <w:lang w:val="en-GB"/>
        </w:rPr>
      </w:pPr>
    </w:p>
    <w:p w14:paraId="2A807FB1" w14:textId="52266327" w:rsidR="33C8F8F5" w:rsidRPr="00BA35EA" w:rsidRDefault="33C8F8F5" w:rsidP="00BA35EA">
      <w:pPr>
        <w:rPr>
          <w:b/>
          <w:bCs/>
        </w:rPr>
      </w:pPr>
      <w:r w:rsidRPr="00BA35EA">
        <w:rPr>
          <w:b/>
          <w:bCs/>
        </w:rPr>
        <w:t>CONSUMIDOR DE DATOS DE LA COLA (TASKCODE)</w:t>
      </w:r>
    </w:p>
    <w:p w14:paraId="09AD99DD" w14:textId="77777777" w:rsidR="00834025" w:rsidRPr="00BA35EA" w:rsidRDefault="00834025" w:rsidP="0096236E">
      <w:pPr>
        <w:pStyle w:val="Prrafodelista"/>
        <w:ind w:left="1428" w:firstLine="696"/>
        <w:rPr>
          <w:rFonts w:ascii="Courier New" w:hAnsi="Courier New" w:cs="Courier New"/>
          <w:color w:val="000000"/>
          <w:sz w:val="20"/>
          <w:szCs w:val="20"/>
        </w:rPr>
      </w:pPr>
    </w:p>
    <w:p w14:paraId="7D15FC4C" w14:textId="22B9E3C6" w:rsidR="00834025" w:rsidRPr="00BA35EA" w:rsidRDefault="00834025" w:rsidP="00834025">
      <w:pPr>
        <w:pStyle w:val="Prrafodelista"/>
        <w:numPr>
          <w:ilvl w:val="0"/>
          <w:numId w:val="20"/>
        </w:numPr>
      </w:pPr>
      <w:r w:rsidRPr="00BA35EA">
        <w:t>En la Task que revisa contenidos de cola</w:t>
      </w:r>
      <w:r w:rsidR="00610973" w:rsidRPr="00BA35EA">
        <w:t xml:space="preserve"> (la llamamos TaskCode)</w:t>
      </w:r>
      <w:r w:rsidRPr="00BA35EA">
        <w:t>:</w:t>
      </w:r>
    </w:p>
    <w:p w14:paraId="52832888" w14:textId="14D0D411" w:rsidR="00834025" w:rsidRPr="003F64A4" w:rsidRDefault="003F64A4" w:rsidP="00834025">
      <w:pPr>
        <w:pStyle w:val="Prrafodelista"/>
        <w:numPr>
          <w:ilvl w:val="1"/>
          <w:numId w:val="20"/>
        </w:numPr>
        <w:rPr>
          <w:rFonts w:ascii="Courier New" w:hAnsi="Courier New" w:cs="Courier New"/>
          <w:color w:val="000000"/>
          <w:sz w:val="20"/>
          <w:szCs w:val="20"/>
        </w:rPr>
      </w:pPr>
      <w:r w:rsidRPr="5B48FE4C">
        <w:rPr>
          <w:color w:val="000000" w:themeColor="text1"/>
        </w:rPr>
        <w:t>Se está pendiente de la cola.</w:t>
      </w:r>
    </w:p>
    <w:p w14:paraId="7828E4EF" w14:textId="285EA9F8" w:rsidR="3FFA6C84" w:rsidRDefault="3FFA6C84" w:rsidP="00BA35EA">
      <w:pPr>
        <w:jc w:val="center"/>
      </w:pPr>
      <w:r>
        <w:rPr>
          <w:noProof/>
        </w:rPr>
        <w:drawing>
          <wp:inline distT="0" distB="0" distL="0" distR="0" wp14:anchorId="24CDE3D8" wp14:editId="68077B53">
            <wp:extent cx="5088010" cy="472924"/>
            <wp:effectExtent l="0" t="0" r="0" b="3810"/>
            <wp:docPr id="1896132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32718" name="Picture 1896132718"/>
                    <pic:cNvPicPr/>
                  </pic:nvPicPr>
                  <pic:blipFill>
                    <a:blip r:embed="rId43">
                      <a:extLst>
                        <a:ext uri="{28A0092B-C50C-407E-A947-70E740481C1C}">
                          <a14:useLocalDpi xmlns:a14="http://schemas.microsoft.com/office/drawing/2010/main"/>
                        </a:ext>
                      </a:extLst>
                    </a:blip>
                    <a:stretch>
                      <a:fillRect/>
                    </a:stretch>
                  </pic:blipFill>
                  <pic:spPr>
                    <a:xfrm>
                      <a:off x="0" y="0"/>
                      <a:ext cx="5241704" cy="487210"/>
                    </a:xfrm>
                    <a:prstGeom prst="rect">
                      <a:avLst/>
                    </a:prstGeom>
                  </pic:spPr>
                </pic:pic>
              </a:graphicData>
            </a:graphic>
          </wp:inline>
        </w:drawing>
      </w:r>
    </w:p>
    <w:p w14:paraId="670B8124" w14:textId="158E8792" w:rsidR="00713A0A" w:rsidRPr="00F94960" w:rsidRDefault="00F94960" w:rsidP="00713A0A">
      <w:pPr>
        <w:pStyle w:val="Prrafodelista"/>
        <w:numPr>
          <w:ilvl w:val="1"/>
          <w:numId w:val="20"/>
        </w:numPr>
        <w:rPr>
          <w:rFonts w:ascii="Courier New" w:hAnsi="Courier New" w:cs="Courier New"/>
          <w:color w:val="000000"/>
          <w:sz w:val="20"/>
          <w:szCs w:val="20"/>
        </w:rPr>
      </w:pPr>
      <w:r w:rsidRPr="5B48FE4C">
        <w:rPr>
          <w:color w:val="000000" w:themeColor="text1"/>
        </w:rPr>
        <w:t xml:space="preserve">Se </w:t>
      </w:r>
      <w:r w:rsidR="00EA41E8" w:rsidRPr="5B48FE4C">
        <w:rPr>
          <w:color w:val="000000" w:themeColor="text1"/>
        </w:rPr>
        <w:t xml:space="preserve">añade </w:t>
      </w:r>
      <w:r w:rsidRPr="5B48FE4C">
        <w:rPr>
          <w:color w:val="000000" w:themeColor="text1"/>
        </w:rPr>
        <w:t xml:space="preserve">el </w:t>
      </w:r>
      <w:r w:rsidR="00CB721E" w:rsidRPr="5B48FE4C">
        <w:rPr>
          <w:color w:val="000000" w:themeColor="text1"/>
        </w:rPr>
        <w:t xml:space="preserve">byte del </w:t>
      </w:r>
      <w:r w:rsidRPr="5B48FE4C">
        <w:rPr>
          <w:color w:val="000000" w:themeColor="text1"/>
        </w:rPr>
        <w:t>código recibido</w:t>
      </w:r>
      <w:r w:rsidR="00EA41E8" w:rsidRPr="5B48FE4C">
        <w:rPr>
          <w:color w:val="000000" w:themeColor="text1"/>
        </w:rPr>
        <w:t xml:space="preserve"> a las teclas previas recibidas.</w:t>
      </w:r>
    </w:p>
    <w:p w14:paraId="7E7EBA25" w14:textId="4996F828" w:rsidR="14781685" w:rsidRDefault="14781685" w:rsidP="00BA35EA">
      <w:pPr>
        <w:pStyle w:val="Prrafodelista"/>
        <w:ind w:left="0"/>
        <w:jc w:val="center"/>
      </w:pPr>
      <w:r>
        <w:rPr>
          <w:noProof/>
        </w:rPr>
        <w:drawing>
          <wp:inline distT="0" distB="0" distL="0" distR="0" wp14:anchorId="34716DE1" wp14:editId="23308370">
            <wp:extent cx="5956300" cy="541482"/>
            <wp:effectExtent l="0" t="0" r="0" b="0"/>
            <wp:docPr id="1132791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91217" name="Picture 1132791217"/>
                    <pic:cNvPicPr/>
                  </pic:nvPicPr>
                  <pic:blipFill>
                    <a:blip r:embed="rId44">
                      <a:extLst>
                        <a:ext uri="{28A0092B-C50C-407E-A947-70E740481C1C}">
                          <a14:useLocalDpi xmlns:a14="http://schemas.microsoft.com/office/drawing/2010/main"/>
                        </a:ext>
                      </a:extLst>
                    </a:blip>
                    <a:stretch>
                      <a:fillRect/>
                    </a:stretch>
                  </pic:blipFill>
                  <pic:spPr>
                    <a:xfrm>
                      <a:off x="0" y="0"/>
                      <a:ext cx="6015156" cy="546833"/>
                    </a:xfrm>
                    <a:prstGeom prst="rect">
                      <a:avLst/>
                    </a:prstGeom>
                  </pic:spPr>
                </pic:pic>
              </a:graphicData>
            </a:graphic>
          </wp:inline>
        </w:drawing>
      </w:r>
    </w:p>
    <w:p w14:paraId="7FF772FD" w14:textId="0EF43623" w:rsidR="11CFF575" w:rsidRDefault="11CFF575" w:rsidP="5B48FE4C">
      <w:pPr>
        <w:pStyle w:val="Prrafodelista"/>
        <w:numPr>
          <w:ilvl w:val="1"/>
          <w:numId w:val="20"/>
        </w:numPr>
        <w:rPr>
          <w:color w:val="000000" w:themeColor="text1"/>
        </w:rPr>
      </w:pPr>
      <w:r w:rsidRPr="5B48FE4C">
        <w:rPr>
          <w:color w:val="000000" w:themeColor="text1"/>
        </w:rPr>
        <w:t>Si se ha pulsado INTRO se vacía la cola.</w:t>
      </w:r>
    </w:p>
    <w:p w14:paraId="0AB9E082" w14:textId="664E0839" w:rsidR="11CFF575" w:rsidRDefault="11CFF575" w:rsidP="00BA35EA">
      <w:pPr>
        <w:pStyle w:val="Prrafodelista"/>
        <w:ind w:left="0"/>
        <w:jc w:val="center"/>
      </w:pPr>
      <w:r>
        <w:rPr>
          <w:noProof/>
        </w:rPr>
        <w:drawing>
          <wp:inline distT="0" distB="0" distL="0" distR="0" wp14:anchorId="3A79D203" wp14:editId="198E44F6">
            <wp:extent cx="3265316" cy="767191"/>
            <wp:effectExtent l="0" t="0" r="0" b="0"/>
            <wp:docPr id="651812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12537" name="Picture 651812537"/>
                    <pic:cNvPicPr/>
                  </pic:nvPicPr>
                  <pic:blipFill>
                    <a:blip r:embed="rId45">
                      <a:extLst>
                        <a:ext uri="{28A0092B-C50C-407E-A947-70E740481C1C}">
                          <a14:useLocalDpi xmlns:a14="http://schemas.microsoft.com/office/drawing/2010/main"/>
                        </a:ext>
                      </a:extLst>
                    </a:blip>
                    <a:stretch>
                      <a:fillRect/>
                    </a:stretch>
                  </pic:blipFill>
                  <pic:spPr>
                    <a:xfrm>
                      <a:off x="0" y="0"/>
                      <a:ext cx="3343586" cy="785581"/>
                    </a:xfrm>
                    <a:prstGeom prst="rect">
                      <a:avLst/>
                    </a:prstGeom>
                  </pic:spPr>
                </pic:pic>
              </a:graphicData>
            </a:graphic>
          </wp:inline>
        </w:drawing>
      </w:r>
    </w:p>
    <w:p w14:paraId="1B8E9409" w14:textId="5D16B8A2" w:rsidR="00F94960" w:rsidRPr="00550CBD" w:rsidRDefault="00F94960" w:rsidP="00713A0A">
      <w:pPr>
        <w:pStyle w:val="Prrafodelista"/>
        <w:numPr>
          <w:ilvl w:val="1"/>
          <w:numId w:val="20"/>
        </w:numPr>
        <w:rPr>
          <w:rFonts w:ascii="Courier New" w:hAnsi="Courier New" w:cs="Courier New"/>
          <w:color w:val="000000"/>
          <w:sz w:val="20"/>
          <w:szCs w:val="20"/>
        </w:rPr>
      </w:pPr>
      <w:r w:rsidRPr="5B48FE4C">
        <w:rPr>
          <w:color w:val="000000" w:themeColor="text1"/>
        </w:rPr>
        <w:t>Se verifica si el código es correcto y</w:t>
      </w:r>
      <w:r w:rsidR="00550CBD" w:rsidRPr="5B48FE4C">
        <w:rPr>
          <w:color w:val="000000" w:themeColor="text1"/>
        </w:rPr>
        <w:t xml:space="preserve"> se han pulsado solo 4 teclas y se lanza mensaje a </w:t>
      </w:r>
      <w:r w:rsidR="53A72A70" w:rsidRPr="5B48FE4C">
        <w:rPr>
          <w:color w:val="000000" w:themeColor="text1"/>
        </w:rPr>
        <w:t xml:space="preserve">VGA </w:t>
      </w:r>
      <w:r w:rsidR="00550CBD" w:rsidRPr="5B48FE4C">
        <w:rPr>
          <w:color w:val="000000" w:themeColor="text1"/>
        </w:rPr>
        <w:t>y se vacía la cola.</w:t>
      </w:r>
    </w:p>
    <w:p w14:paraId="32458B04" w14:textId="4086F8E5" w:rsidR="759E34A8" w:rsidRDefault="759E34A8" w:rsidP="00402B6E">
      <w:pPr>
        <w:pStyle w:val="Prrafodelista"/>
        <w:ind w:left="1440"/>
      </w:pPr>
      <w:r>
        <w:rPr>
          <w:noProof/>
        </w:rPr>
        <w:lastRenderedPageBreak/>
        <w:drawing>
          <wp:inline distT="0" distB="0" distL="0" distR="0" wp14:anchorId="323847C9" wp14:editId="71EBCAA2">
            <wp:extent cx="5029200" cy="1457325"/>
            <wp:effectExtent l="0" t="0" r="0" b="0"/>
            <wp:docPr id="388802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02293" name="Picture 388802293"/>
                    <pic:cNvPicPr/>
                  </pic:nvPicPr>
                  <pic:blipFill>
                    <a:blip r:embed="rId46">
                      <a:extLst>
                        <a:ext uri="{28A0092B-C50C-407E-A947-70E740481C1C}">
                          <a14:useLocalDpi xmlns:a14="http://schemas.microsoft.com/office/drawing/2010/main"/>
                        </a:ext>
                      </a:extLst>
                    </a:blip>
                    <a:stretch>
                      <a:fillRect/>
                    </a:stretch>
                  </pic:blipFill>
                  <pic:spPr>
                    <a:xfrm>
                      <a:off x="0" y="0"/>
                      <a:ext cx="5029200" cy="1457325"/>
                    </a:xfrm>
                    <a:prstGeom prst="rect">
                      <a:avLst/>
                    </a:prstGeom>
                  </pic:spPr>
                </pic:pic>
              </a:graphicData>
            </a:graphic>
          </wp:inline>
        </w:drawing>
      </w:r>
    </w:p>
    <w:p w14:paraId="51B5214A" w14:textId="7B6EC5E3" w:rsidR="00CB721E" w:rsidRPr="004B3D87" w:rsidRDefault="00230945" w:rsidP="00713A0A">
      <w:pPr>
        <w:pStyle w:val="Prrafodelista"/>
        <w:numPr>
          <w:ilvl w:val="1"/>
          <w:numId w:val="20"/>
        </w:numPr>
        <w:rPr>
          <w:rFonts w:ascii="Courier New" w:hAnsi="Courier New" w:cs="Courier New"/>
          <w:color w:val="000000"/>
          <w:sz w:val="20"/>
          <w:szCs w:val="20"/>
        </w:rPr>
      </w:pPr>
      <w:r w:rsidRPr="5B48FE4C">
        <w:rPr>
          <w:color w:val="000000" w:themeColor="text1"/>
        </w:rPr>
        <w:t>Si todavía no se han pulsado las 4 teclas y no se ha pulsado intro</w:t>
      </w:r>
      <w:r w:rsidR="00BD0DE6" w:rsidRPr="5B48FE4C">
        <w:rPr>
          <w:color w:val="000000" w:themeColor="text1"/>
        </w:rPr>
        <w:t xml:space="preserve"> se </w:t>
      </w:r>
      <w:r w:rsidR="78C756AF" w:rsidRPr="5B48FE4C">
        <w:rPr>
          <w:color w:val="000000" w:themeColor="text1"/>
        </w:rPr>
        <w:t xml:space="preserve">lanza mensaje de WRITING CODE. </w:t>
      </w:r>
      <w:r w:rsidR="00CB721E" w:rsidRPr="5B48FE4C">
        <w:rPr>
          <w:color w:val="000000" w:themeColor="text1"/>
        </w:rPr>
        <w:t xml:space="preserve">Si se han pulsado </w:t>
      </w:r>
      <w:r w:rsidR="00FD3372" w:rsidRPr="5B48FE4C">
        <w:rPr>
          <w:color w:val="000000" w:themeColor="text1"/>
        </w:rPr>
        <w:t>tres teclas e INTRO</w:t>
      </w:r>
      <w:r w:rsidR="000D5924" w:rsidRPr="5B48FE4C">
        <w:rPr>
          <w:color w:val="000000" w:themeColor="text1"/>
        </w:rPr>
        <w:t xml:space="preserve"> y no es correcto se lanza mensaje de error.</w:t>
      </w:r>
    </w:p>
    <w:p w14:paraId="34F1B204" w14:textId="15875F73" w:rsidR="6BEE9325" w:rsidRDefault="6BEE9325" w:rsidP="00402B6E">
      <w:pPr>
        <w:pStyle w:val="Prrafodelista"/>
        <w:ind w:left="1440"/>
      </w:pPr>
      <w:r>
        <w:rPr>
          <w:noProof/>
        </w:rPr>
        <w:drawing>
          <wp:inline distT="0" distB="0" distL="0" distR="0" wp14:anchorId="7E02A82B" wp14:editId="229AB1EB">
            <wp:extent cx="5029200" cy="1619250"/>
            <wp:effectExtent l="0" t="0" r="0" b="0"/>
            <wp:docPr id="2119639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39778" name="Picture 2119639778"/>
                    <pic:cNvPicPr/>
                  </pic:nvPicPr>
                  <pic:blipFill>
                    <a:blip r:embed="rId47">
                      <a:extLst>
                        <a:ext uri="{28A0092B-C50C-407E-A947-70E740481C1C}">
                          <a14:useLocalDpi xmlns:a14="http://schemas.microsoft.com/office/drawing/2010/main"/>
                        </a:ext>
                      </a:extLst>
                    </a:blip>
                    <a:stretch>
                      <a:fillRect/>
                    </a:stretch>
                  </pic:blipFill>
                  <pic:spPr>
                    <a:xfrm>
                      <a:off x="0" y="0"/>
                      <a:ext cx="5029200" cy="1619250"/>
                    </a:xfrm>
                    <a:prstGeom prst="rect">
                      <a:avLst/>
                    </a:prstGeom>
                  </pic:spPr>
                </pic:pic>
              </a:graphicData>
            </a:graphic>
          </wp:inline>
        </w:drawing>
      </w:r>
    </w:p>
    <w:p w14:paraId="1F082F8D" w14:textId="77777777" w:rsidR="004B3D87" w:rsidRDefault="004B3D87" w:rsidP="004B3D87">
      <w:pPr>
        <w:rPr>
          <w:color w:val="000000"/>
        </w:rPr>
      </w:pPr>
    </w:p>
    <w:p w14:paraId="347FAB12" w14:textId="5585EF6A" w:rsidR="004B3D87" w:rsidRPr="00A47BE4" w:rsidRDefault="004B3D87" w:rsidP="004B3D87">
      <w:pPr>
        <w:rPr>
          <w:b/>
          <w:bCs/>
        </w:rPr>
      </w:pPr>
      <w:r w:rsidRPr="00A47BE4">
        <w:rPr>
          <w:b/>
          <w:bCs/>
        </w:rPr>
        <w:t>EJERCICIO 10.</w:t>
      </w:r>
      <w:r w:rsidR="009260E7" w:rsidRPr="00A47BE4">
        <w:rPr>
          <w:b/>
          <w:bCs/>
        </w:rPr>
        <w:t xml:space="preserve"> USO DE FLAGS DE EVENTOS</w:t>
      </w:r>
      <w:r w:rsidR="00A47BE4" w:rsidRPr="00A47BE4">
        <w:rPr>
          <w:b/>
          <w:bCs/>
        </w:rPr>
        <w:t xml:space="preserve">. </w:t>
      </w:r>
    </w:p>
    <w:p w14:paraId="4DE11F01" w14:textId="4AF74F78" w:rsidR="00A47BE4" w:rsidRDefault="00A47BE4" w:rsidP="00A47BE4">
      <w:r>
        <w:t xml:space="preserve">En este ejercicio queremos escribir un mensaje por </w:t>
      </w:r>
      <w:r w:rsidR="00436C47">
        <w:t xml:space="preserve">la pantalla </w:t>
      </w:r>
      <w:r>
        <w:t>en caso de que sucedan varias cosas</w:t>
      </w:r>
      <w:r w:rsidR="00C74D93">
        <w:t xml:space="preserve"> (eventos)</w:t>
      </w:r>
      <w:r>
        <w:t>.</w:t>
      </w:r>
    </w:p>
    <w:p w14:paraId="506F4C45" w14:textId="77777777" w:rsidR="00A47BE4" w:rsidRDefault="00A47BE4" w:rsidP="00A47BE4">
      <w:r>
        <w:t>Por ejemplo:</w:t>
      </w:r>
    </w:p>
    <w:p w14:paraId="58CDC3EA" w14:textId="77777777" w:rsidR="00A47BE4" w:rsidRDefault="00A47BE4" w:rsidP="00A47BE4">
      <w:pPr>
        <w:pStyle w:val="Prrafodelista"/>
        <w:numPr>
          <w:ilvl w:val="0"/>
          <w:numId w:val="21"/>
        </w:numPr>
      </w:pPr>
      <w:r>
        <w:t>mediante texto por teclado PS2 se ha introducido el código correcto.</w:t>
      </w:r>
    </w:p>
    <w:p w14:paraId="68E1C178" w14:textId="77777777" w:rsidR="00A47BE4" w:rsidRDefault="00A47BE4" w:rsidP="00A47BE4">
      <w:pPr>
        <w:pStyle w:val="Prrafodelista"/>
        <w:numPr>
          <w:ilvl w:val="0"/>
          <w:numId w:val="21"/>
        </w:numPr>
      </w:pPr>
      <w:r>
        <w:t>Se ha pulsado KEY1.</w:t>
      </w:r>
    </w:p>
    <w:p w14:paraId="37C81427" w14:textId="77777777" w:rsidR="00A47BE4" w:rsidRDefault="00A47BE4" w:rsidP="00A47BE4">
      <w:pPr>
        <w:pStyle w:val="Prrafodelista"/>
        <w:numPr>
          <w:ilvl w:val="0"/>
          <w:numId w:val="21"/>
        </w:numPr>
      </w:pPr>
      <w:r>
        <w:t>El SW8 está a ‘1’.</w:t>
      </w:r>
    </w:p>
    <w:p w14:paraId="11B9E3CD" w14:textId="5007370A" w:rsidR="00A47BE4" w:rsidRDefault="00A47BE4" w:rsidP="00A47BE4">
      <w:r>
        <w:t xml:space="preserve">No importa el orden en el que ocurran los eventos previos, lo importante es que “en caso de que ocurran los 3 eventos” se debe </w:t>
      </w:r>
      <w:r w:rsidR="00436C47">
        <w:t xml:space="preserve">mostrar </w:t>
      </w:r>
      <w:r>
        <w:t xml:space="preserve">un mensaje por </w:t>
      </w:r>
      <w:r w:rsidR="00436C47">
        <w:t>la pantalla</w:t>
      </w:r>
      <w:r>
        <w:t xml:space="preserve"> que </w:t>
      </w:r>
      <w:r w:rsidR="00436C47">
        <w:t xml:space="preserve">diga </w:t>
      </w:r>
      <w:r>
        <w:t>“¡Código Correcto y KEY1 pulsado y SW8 activo... volvamos a empezar!”</w:t>
      </w:r>
    </w:p>
    <w:p w14:paraId="035B1480" w14:textId="2931F227" w:rsidR="00487FE9" w:rsidRDefault="00487FE9" w:rsidP="00A47BE4">
      <w:r>
        <w:t>Puede incluir algún mensaje adicional</w:t>
      </w:r>
      <w:r w:rsidR="00444289">
        <w:t xml:space="preserve">, por ejemplo, indicando </w:t>
      </w:r>
      <w:r>
        <w:t xml:space="preserve">el número de intentos </w:t>
      </w:r>
      <w:r w:rsidR="00444289">
        <w:t>que ha utilizado para descubrir el código.</w:t>
      </w:r>
    </w:p>
    <w:p w14:paraId="2364FBD4" w14:textId="77777777" w:rsidR="00A47BE4" w:rsidRDefault="00A47BE4" w:rsidP="00A47BE4">
      <w:r>
        <w:t xml:space="preserve">Debe desactivarse el </w:t>
      </w:r>
      <w:r w:rsidRPr="003309D0">
        <w:rPr>
          <w:i/>
          <w:iCs/>
        </w:rPr>
        <w:t>flag</w:t>
      </w:r>
      <w:r>
        <w:t xml:space="preserve"> de eventos una vez que los tres eventos se cumplan, de forma que estemos preparados para empezar otra vez.</w:t>
      </w:r>
    </w:p>
    <w:p w14:paraId="6473E9E7" w14:textId="77777777" w:rsidR="00A47BE4" w:rsidRDefault="00A47BE4" w:rsidP="004B3D87"/>
    <w:p w14:paraId="60496073" w14:textId="1AA45C81" w:rsidR="000605A2" w:rsidRDefault="000605A2" w:rsidP="004B3D87">
      <w:r>
        <w:t>Medite unos minutos sobre la construcción del ejercicio y debata con el profesor.</w:t>
      </w:r>
    </w:p>
    <w:p w14:paraId="210CBAF0" w14:textId="77777777" w:rsidR="000605A2" w:rsidRDefault="000605A2" w:rsidP="004B3D87"/>
    <w:p w14:paraId="57FD8247" w14:textId="68377701" w:rsidR="000605A2" w:rsidRDefault="00455B2C" w:rsidP="004B3D87">
      <w:r>
        <w:t>Posible solución:</w:t>
      </w:r>
    </w:p>
    <w:p w14:paraId="6DA7DAE1" w14:textId="3FD76B40" w:rsidR="00455B2C" w:rsidRDefault="006E01FE" w:rsidP="004B3D87">
      <w:r>
        <w:t xml:space="preserve">Creamos una tarea que verifique cada segundo (por ejemplo) </w:t>
      </w:r>
      <w:r w:rsidR="00646864">
        <w:t>que los 3 eventos han ocurrido</w:t>
      </w:r>
      <w:r w:rsidR="00AB2AF5">
        <w:t xml:space="preserve"> </w:t>
      </w:r>
      <w:commentRangeStart w:id="33"/>
      <w:r w:rsidR="00AB2AF5">
        <w:t>(</w:t>
      </w:r>
      <w:r w:rsidR="005B409C">
        <w:t>TaskFlags</w:t>
      </w:r>
      <w:r w:rsidR="00AB2AF5">
        <w:t>)</w:t>
      </w:r>
      <w:r w:rsidR="00646864">
        <w:t xml:space="preserve">. </w:t>
      </w:r>
      <w:commentRangeEnd w:id="33"/>
      <w:r w:rsidR="00F16E78">
        <w:rPr>
          <w:rStyle w:val="Refdecomentario"/>
          <w:sz w:val="22"/>
          <w:szCs w:val="22"/>
        </w:rPr>
        <w:commentReference w:id="33"/>
      </w:r>
      <w:r w:rsidR="00646864">
        <w:t>Veamos el código.</w:t>
      </w:r>
    </w:p>
    <w:p w14:paraId="199B373F" w14:textId="237E6944" w:rsidR="00FE495D" w:rsidRDefault="00BB226E" w:rsidP="00FE495D">
      <w:pPr>
        <w:keepNext/>
        <w:jc w:val="center"/>
      </w:pPr>
      <w:r w:rsidRPr="00BB226E">
        <w:rPr>
          <w:noProof/>
        </w:rPr>
        <w:lastRenderedPageBreak/>
        <w:drawing>
          <wp:inline distT="0" distB="0" distL="0" distR="0" wp14:anchorId="2FBB3C07" wp14:editId="5A7ECD9B">
            <wp:extent cx="5941060" cy="4752975"/>
            <wp:effectExtent l="0" t="0" r="2540" b="9525"/>
            <wp:docPr id="77764179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41791" name="Imagen 1" descr="Interfaz de usuario gráfica, Texto, Aplicación, Correo electrónico&#10;&#10;El contenido generado por IA puede ser incorrecto."/>
                    <pic:cNvPicPr/>
                  </pic:nvPicPr>
                  <pic:blipFill>
                    <a:blip r:embed="rId48"/>
                    <a:stretch>
                      <a:fillRect/>
                    </a:stretch>
                  </pic:blipFill>
                  <pic:spPr>
                    <a:xfrm>
                      <a:off x="0" y="0"/>
                      <a:ext cx="5941060" cy="4752975"/>
                    </a:xfrm>
                    <a:prstGeom prst="rect">
                      <a:avLst/>
                    </a:prstGeom>
                  </pic:spPr>
                </pic:pic>
              </a:graphicData>
            </a:graphic>
          </wp:inline>
        </w:drawing>
      </w:r>
    </w:p>
    <w:p w14:paraId="27098DD3" w14:textId="2707CFAD" w:rsidR="00646864" w:rsidRDefault="00FE495D" w:rsidP="00FE495D">
      <w:pPr>
        <w:pStyle w:val="Descripcin"/>
        <w:jc w:val="center"/>
      </w:pPr>
      <w:r>
        <w:t xml:space="preserve">Figura </w:t>
      </w:r>
      <w:r>
        <w:fldChar w:fldCharType="begin"/>
      </w:r>
      <w:r>
        <w:instrText>SEQ Figura \* ARABIC</w:instrText>
      </w:r>
      <w:r>
        <w:fldChar w:fldCharType="separate"/>
      </w:r>
      <w:r w:rsidR="00BA35EA">
        <w:rPr>
          <w:noProof/>
        </w:rPr>
        <w:t>27</w:t>
      </w:r>
      <w:r>
        <w:fldChar w:fldCharType="end"/>
      </w:r>
      <w:r>
        <w:t xml:space="preserve">. Posible solución a </w:t>
      </w:r>
      <w:r w:rsidR="002F3357">
        <w:t>verificar los eventos.</w:t>
      </w:r>
    </w:p>
    <w:p w14:paraId="0A647A2F" w14:textId="2CD0953F" w:rsidR="002F3357" w:rsidRDefault="002F3357" w:rsidP="002F3357">
      <w:r>
        <w:t>Se observa:</w:t>
      </w:r>
    </w:p>
    <w:p w14:paraId="48819F9B" w14:textId="366B7895" w:rsidR="002F3357" w:rsidRDefault="000A205D" w:rsidP="002F3357">
      <w:pPr>
        <w:pStyle w:val="Prrafodelista"/>
        <w:numPr>
          <w:ilvl w:val="0"/>
          <w:numId w:val="23"/>
        </w:numPr>
      </w:pPr>
      <w:r>
        <w:t xml:space="preserve">Cada segundo se verifica un flag de eventos y se chequean los bits 1,2 y 3 </w:t>
      </w:r>
      <w:r w:rsidR="00FA63F6">
        <w:t xml:space="preserve">con valor “1”. No se espera de forma bloqueante, de esta forma se puede </w:t>
      </w:r>
      <w:r w:rsidR="00A727E7">
        <w:t xml:space="preserve">mostrar un </w:t>
      </w:r>
      <w:r w:rsidR="00FA63F6">
        <w:t xml:space="preserve">mensaje </w:t>
      </w:r>
      <w:r w:rsidR="009E52C2">
        <w:t xml:space="preserve">por </w:t>
      </w:r>
      <w:r w:rsidR="00A727E7">
        <w:t>la pantalla</w:t>
      </w:r>
      <w:r w:rsidR="009E52C2">
        <w:t xml:space="preserve"> cada segundo.</w:t>
      </w:r>
    </w:p>
    <w:p w14:paraId="2A944C20" w14:textId="1A778D40" w:rsidR="009E52C2" w:rsidRDefault="009E52C2" w:rsidP="002F3357">
      <w:pPr>
        <w:pStyle w:val="Prrafodelista"/>
        <w:numPr>
          <w:ilvl w:val="0"/>
          <w:numId w:val="23"/>
        </w:numPr>
      </w:pPr>
      <w:r>
        <w:t xml:space="preserve">Si los tres flags están a </w:t>
      </w:r>
      <w:r w:rsidR="00003BFC">
        <w:t xml:space="preserve">“1” se </w:t>
      </w:r>
      <w:r w:rsidR="00BA028E">
        <w:t>prepara</w:t>
      </w:r>
      <w:r w:rsidR="00003BFC">
        <w:t xml:space="preserve"> mensaje </w:t>
      </w:r>
      <w:r w:rsidR="00BA028E">
        <w:t xml:space="preserve">de éxito </w:t>
      </w:r>
      <w:r w:rsidR="00003BFC">
        <w:t>y se ponen a “0” con un post.</w:t>
      </w:r>
    </w:p>
    <w:p w14:paraId="6D3064DE" w14:textId="6C8AFAF6" w:rsidR="00003BFC" w:rsidRDefault="00BA028E" w:rsidP="002F3357">
      <w:pPr>
        <w:pStyle w:val="Prrafodelista"/>
        <w:numPr>
          <w:ilvl w:val="0"/>
          <w:numId w:val="23"/>
        </w:numPr>
      </w:pPr>
      <w:r>
        <w:t xml:space="preserve">Si aún no están activos </w:t>
      </w:r>
      <w:r w:rsidR="00931780">
        <w:t>se prepara un mensaje de información.</w:t>
      </w:r>
    </w:p>
    <w:p w14:paraId="3A909EE0" w14:textId="49C8CAF4" w:rsidR="00931780" w:rsidRDefault="00931780" w:rsidP="002F3357">
      <w:pPr>
        <w:pStyle w:val="Prrafodelista"/>
        <w:numPr>
          <w:ilvl w:val="0"/>
          <w:numId w:val="23"/>
        </w:numPr>
      </w:pPr>
      <w:r>
        <w:t xml:space="preserve">Se </w:t>
      </w:r>
      <w:r w:rsidR="00A727E7">
        <w:t>muestra</w:t>
      </w:r>
      <w:r w:rsidR="00C06526">
        <w:t xml:space="preserve"> el</w:t>
      </w:r>
      <w:r w:rsidR="00A727E7">
        <w:t xml:space="preserve"> </w:t>
      </w:r>
      <w:r>
        <w:t xml:space="preserve">mensaje </w:t>
      </w:r>
      <w:r w:rsidR="00C06526">
        <w:t>por la pantalla</w:t>
      </w:r>
      <w:r>
        <w:t>.</w:t>
      </w:r>
    </w:p>
    <w:p w14:paraId="04C37958" w14:textId="7C711F2D" w:rsidR="00931780" w:rsidRDefault="00931780" w:rsidP="00931780">
      <w:r>
        <w:t xml:space="preserve">Para </w:t>
      </w:r>
      <w:r w:rsidR="00E30442">
        <w:t>activar los flags, se debe pensar que:</w:t>
      </w:r>
    </w:p>
    <w:p w14:paraId="35C0F7CE" w14:textId="5DF177A4" w:rsidR="00E30442" w:rsidRDefault="00E30442" w:rsidP="00E30442">
      <w:pPr>
        <w:pStyle w:val="Prrafodelista"/>
        <w:numPr>
          <w:ilvl w:val="0"/>
          <w:numId w:val="24"/>
        </w:numPr>
      </w:pPr>
      <w:r>
        <w:t>Uno depende de KEY1, se podría activar (POST) desde la ISR de Keys.</w:t>
      </w:r>
    </w:p>
    <w:p w14:paraId="5A03B81F" w14:textId="4FC6FB5F" w:rsidR="00E30442" w:rsidRDefault="00E30442" w:rsidP="00E30442">
      <w:pPr>
        <w:pStyle w:val="Prrafodelista"/>
        <w:numPr>
          <w:ilvl w:val="0"/>
          <w:numId w:val="24"/>
        </w:numPr>
      </w:pPr>
      <w:r>
        <w:t xml:space="preserve">Otro depende de SW8, se podría activar </w:t>
      </w:r>
      <w:r w:rsidR="00382D37">
        <w:t>(POST) desde TaskSW.</w:t>
      </w:r>
    </w:p>
    <w:p w14:paraId="4A1B2FB8" w14:textId="628C2498" w:rsidR="00382D37" w:rsidRDefault="00382D37" w:rsidP="00E30442">
      <w:pPr>
        <w:pStyle w:val="Prrafodelista"/>
        <w:numPr>
          <w:ilvl w:val="0"/>
          <w:numId w:val="24"/>
        </w:numPr>
      </w:pPr>
      <w:r>
        <w:t xml:space="preserve">El tercero depende de Keyboard PS2, se puede activar </w:t>
      </w:r>
      <w:r w:rsidR="49CC0362">
        <w:t xml:space="preserve">(POST) </w:t>
      </w:r>
      <w:r>
        <w:t xml:space="preserve">desde </w:t>
      </w:r>
      <w:r w:rsidR="00814852">
        <w:t xml:space="preserve">la tarea TaskCode que analiza los códigos recibidos desde </w:t>
      </w:r>
      <w:r>
        <w:t>PS2.</w:t>
      </w:r>
    </w:p>
    <w:p w14:paraId="27BC72DE" w14:textId="038F7888" w:rsidR="00814852" w:rsidRDefault="00814852">
      <w:pPr>
        <w:jc w:val="left"/>
      </w:pPr>
      <w:r>
        <w:br w:type="page"/>
      </w:r>
    </w:p>
    <w:p w14:paraId="1CFBCD63" w14:textId="2071282C" w:rsidR="00382D37" w:rsidRPr="006E2595" w:rsidRDefault="004D344F" w:rsidP="00382D37">
      <w:pPr>
        <w:rPr>
          <w:lang w:val="en-GB"/>
        </w:rPr>
      </w:pPr>
      <w:r w:rsidRPr="006E2595">
        <w:rPr>
          <w:lang w:val="en-GB"/>
        </w:rPr>
        <w:lastRenderedPageBreak/>
        <w:t>Por tanto</w:t>
      </w:r>
      <w:r w:rsidR="00213414" w:rsidRPr="006E2595">
        <w:rPr>
          <w:lang w:val="en-GB"/>
        </w:rPr>
        <w:t>, en TaskSW:</w:t>
      </w:r>
    </w:p>
    <w:p w14:paraId="39AB1341" w14:textId="77777777" w:rsidR="00213414" w:rsidRPr="00BA35EA" w:rsidRDefault="00213414" w:rsidP="00213414">
      <w:pPr>
        <w:autoSpaceDE w:val="0"/>
        <w:autoSpaceDN w:val="0"/>
        <w:adjustRightInd w:val="0"/>
        <w:spacing w:after="0" w:line="240" w:lineRule="auto"/>
        <w:jc w:val="left"/>
        <w:rPr>
          <w:rFonts w:ascii="Consolas" w:hAnsi="Consolas" w:cs="Courier New"/>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color w:val="3F7F5F"/>
          <w:sz w:val="20"/>
          <w:szCs w:val="20"/>
          <w:lang w:val="en-GB"/>
        </w:rPr>
        <w:t>// when SW8 is ON activates Flag</w:t>
      </w:r>
    </w:p>
    <w:p w14:paraId="730E795B" w14:textId="77777777" w:rsidR="00213414" w:rsidRPr="00BA35EA" w:rsidRDefault="00213414" w:rsidP="00213414">
      <w:pPr>
        <w:autoSpaceDE w:val="0"/>
        <w:autoSpaceDN w:val="0"/>
        <w:adjustRightInd w:val="0"/>
        <w:spacing w:after="0" w:line="240" w:lineRule="auto"/>
        <w:jc w:val="left"/>
        <w:rPr>
          <w:rFonts w:ascii="Consolas" w:hAnsi="Consolas" w:cs="Courier New"/>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b/>
          <w:bCs/>
          <w:color w:val="7F0055"/>
          <w:sz w:val="20"/>
          <w:szCs w:val="20"/>
          <w:lang w:val="en-GB"/>
        </w:rPr>
        <w:t>if</w:t>
      </w:r>
      <w:r w:rsidRPr="00BA35EA">
        <w:rPr>
          <w:rFonts w:ascii="Consolas" w:hAnsi="Consolas" w:cs="Courier New"/>
          <w:color w:val="000000"/>
          <w:sz w:val="20"/>
          <w:szCs w:val="20"/>
          <w:lang w:val="en-GB"/>
        </w:rPr>
        <w:t xml:space="preserve"> ((*SW_switch_ptr&gt;&gt;8)){</w:t>
      </w:r>
    </w:p>
    <w:p w14:paraId="0D52829C" w14:textId="6F30530B" w:rsidR="00213414" w:rsidRPr="00BA35EA" w:rsidRDefault="00213414" w:rsidP="00213414">
      <w:pPr>
        <w:autoSpaceDE w:val="0"/>
        <w:autoSpaceDN w:val="0"/>
        <w:adjustRightInd w:val="0"/>
        <w:spacing w:after="0" w:line="240" w:lineRule="auto"/>
        <w:jc w:val="left"/>
        <w:rPr>
          <w:rFonts w:ascii="Consolas" w:hAnsi="Consolas" w:cs="Courier New"/>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t>OSFlagPost(EventFlag,0x04,OS_FLAG_SET,&amp;err</w:t>
      </w:r>
      <w:r w:rsidR="00841457" w:rsidRPr="00BA35EA">
        <w:rPr>
          <w:rFonts w:ascii="Consolas" w:hAnsi="Consolas" w:cs="Courier New"/>
          <w:color w:val="000000"/>
          <w:sz w:val="20"/>
          <w:szCs w:val="20"/>
          <w:lang w:val="en-GB"/>
        </w:rPr>
        <w:t>or</w:t>
      </w:r>
      <w:r w:rsidRPr="00BA35EA">
        <w:rPr>
          <w:rFonts w:ascii="Consolas" w:hAnsi="Consolas" w:cs="Courier New"/>
          <w:color w:val="000000"/>
          <w:sz w:val="20"/>
          <w:szCs w:val="20"/>
          <w:lang w:val="en-GB"/>
        </w:rPr>
        <w:t>);</w:t>
      </w:r>
    </w:p>
    <w:p w14:paraId="3169598A" w14:textId="766A3B8D" w:rsidR="00213414" w:rsidRPr="00BA35EA" w:rsidRDefault="00213414" w:rsidP="00213414">
      <w:pPr>
        <w:autoSpaceDE w:val="0"/>
        <w:autoSpaceDN w:val="0"/>
        <w:adjustRightInd w:val="0"/>
        <w:spacing w:after="0" w:line="240" w:lineRule="auto"/>
        <w:jc w:val="left"/>
        <w:rPr>
          <w:rFonts w:ascii="Consolas" w:hAnsi="Consolas" w:cs="Courier New"/>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t>alt_ucosii_check_return_code(err</w:t>
      </w:r>
      <w:r w:rsidR="00841457" w:rsidRPr="00BA35EA">
        <w:rPr>
          <w:rFonts w:ascii="Consolas" w:hAnsi="Consolas" w:cs="Courier New"/>
          <w:color w:val="000000"/>
          <w:sz w:val="20"/>
          <w:szCs w:val="20"/>
          <w:lang w:val="en-GB"/>
        </w:rPr>
        <w:t>or</w:t>
      </w:r>
      <w:r w:rsidRPr="00BA35EA">
        <w:rPr>
          <w:rFonts w:ascii="Consolas" w:hAnsi="Consolas" w:cs="Courier New"/>
          <w:color w:val="000000"/>
          <w:sz w:val="20"/>
          <w:szCs w:val="20"/>
          <w:lang w:val="en-GB"/>
        </w:rPr>
        <w:t>);</w:t>
      </w:r>
    </w:p>
    <w:p w14:paraId="319CC5D2" w14:textId="77777777" w:rsidR="00213414" w:rsidRPr="00BA35EA" w:rsidRDefault="00213414" w:rsidP="00213414">
      <w:pPr>
        <w:autoSpaceDE w:val="0"/>
        <w:autoSpaceDN w:val="0"/>
        <w:adjustRightInd w:val="0"/>
        <w:spacing w:after="0" w:line="240" w:lineRule="auto"/>
        <w:jc w:val="left"/>
        <w:rPr>
          <w:rFonts w:ascii="Consolas" w:hAnsi="Consolas" w:cs="Courier New"/>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t>}</w:t>
      </w:r>
      <w:r w:rsidRPr="00BA35EA">
        <w:rPr>
          <w:rFonts w:ascii="Consolas" w:hAnsi="Consolas" w:cs="Courier New"/>
          <w:b/>
          <w:bCs/>
          <w:color w:val="7F0055"/>
          <w:sz w:val="20"/>
          <w:szCs w:val="20"/>
          <w:lang w:val="en-GB"/>
        </w:rPr>
        <w:t>else</w:t>
      </w:r>
      <w:r w:rsidRPr="00BA35EA">
        <w:rPr>
          <w:rFonts w:ascii="Consolas" w:hAnsi="Consolas" w:cs="Courier New"/>
          <w:color w:val="000000"/>
          <w:sz w:val="20"/>
          <w:szCs w:val="20"/>
          <w:lang w:val="en-GB"/>
        </w:rPr>
        <w:t>{</w:t>
      </w:r>
    </w:p>
    <w:p w14:paraId="665DD617" w14:textId="036E0D6A" w:rsidR="00213414" w:rsidRPr="00BA35EA" w:rsidRDefault="00213414" w:rsidP="00213414">
      <w:pPr>
        <w:autoSpaceDE w:val="0"/>
        <w:autoSpaceDN w:val="0"/>
        <w:adjustRightInd w:val="0"/>
        <w:spacing w:after="0" w:line="240" w:lineRule="auto"/>
        <w:jc w:val="left"/>
        <w:rPr>
          <w:rFonts w:ascii="Consolas" w:hAnsi="Consolas" w:cs="Courier New"/>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t>OSFlagPost(EventFlag,0x04,OS_FLAG_CLR,&amp;err</w:t>
      </w:r>
      <w:r w:rsidR="00841457" w:rsidRPr="00BA35EA">
        <w:rPr>
          <w:rFonts w:ascii="Consolas" w:hAnsi="Consolas" w:cs="Courier New"/>
          <w:color w:val="000000"/>
          <w:sz w:val="20"/>
          <w:szCs w:val="20"/>
          <w:lang w:val="en-GB"/>
        </w:rPr>
        <w:t>or</w:t>
      </w:r>
      <w:r w:rsidRPr="00BA35EA">
        <w:rPr>
          <w:rFonts w:ascii="Consolas" w:hAnsi="Consolas" w:cs="Courier New"/>
          <w:color w:val="000000"/>
          <w:sz w:val="20"/>
          <w:szCs w:val="20"/>
          <w:lang w:val="en-GB"/>
        </w:rPr>
        <w:t>);</w:t>
      </w:r>
    </w:p>
    <w:p w14:paraId="38EB112A" w14:textId="55359C6B" w:rsidR="00213414" w:rsidRPr="00BA35EA" w:rsidRDefault="00213414" w:rsidP="00213414">
      <w:pPr>
        <w:autoSpaceDE w:val="0"/>
        <w:autoSpaceDN w:val="0"/>
        <w:adjustRightInd w:val="0"/>
        <w:spacing w:after="0" w:line="240" w:lineRule="auto"/>
        <w:jc w:val="left"/>
        <w:rPr>
          <w:rFonts w:ascii="Consolas" w:hAnsi="Consolas" w:cs="Courier New"/>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t>alt_ucosii_check_return_code(err</w:t>
      </w:r>
      <w:r w:rsidR="00841457" w:rsidRPr="00BA35EA">
        <w:rPr>
          <w:rFonts w:ascii="Consolas" w:hAnsi="Consolas" w:cs="Courier New"/>
          <w:color w:val="000000"/>
          <w:sz w:val="20"/>
          <w:szCs w:val="20"/>
          <w:lang w:val="en-GB"/>
        </w:rPr>
        <w:t>or</w:t>
      </w:r>
      <w:r w:rsidRPr="00BA35EA">
        <w:rPr>
          <w:rFonts w:ascii="Consolas" w:hAnsi="Consolas" w:cs="Courier New"/>
          <w:color w:val="000000"/>
          <w:sz w:val="20"/>
          <w:szCs w:val="20"/>
          <w:lang w:val="en-GB"/>
        </w:rPr>
        <w:t>);</w:t>
      </w:r>
    </w:p>
    <w:p w14:paraId="29ABC727" w14:textId="2CFE45CF" w:rsidR="00213414" w:rsidRPr="00BA35EA" w:rsidRDefault="00213414" w:rsidP="00213414">
      <w:pPr>
        <w:rPr>
          <w:rFonts w:ascii="Consolas" w:hAnsi="Consolas" w:cs="Courier New"/>
          <w:color w:val="000000"/>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t>}</w:t>
      </w:r>
    </w:p>
    <w:p w14:paraId="7A41A69A" w14:textId="65C4429E" w:rsidR="00213414" w:rsidRPr="006E2595" w:rsidRDefault="00213414" w:rsidP="00213414">
      <w:pPr>
        <w:rPr>
          <w:lang w:val="en-GB"/>
        </w:rPr>
      </w:pPr>
      <w:r w:rsidRPr="006E2595">
        <w:rPr>
          <w:lang w:val="en-GB"/>
        </w:rPr>
        <w:t xml:space="preserve">En </w:t>
      </w:r>
      <w:r w:rsidR="005728A0" w:rsidRPr="006E2595">
        <w:rPr>
          <w:lang w:val="en-GB"/>
        </w:rPr>
        <w:t>ISR de pulsadores:</w:t>
      </w:r>
    </w:p>
    <w:p w14:paraId="13D8EA64" w14:textId="77777777" w:rsidR="005728A0" w:rsidRPr="00BA35EA" w:rsidRDefault="005728A0" w:rsidP="005728A0">
      <w:pPr>
        <w:autoSpaceDE w:val="0"/>
        <w:autoSpaceDN w:val="0"/>
        <w:adjustRightInd w:val="0"/>
        <w:spacing w:after="0" w:line="240" w:lineRule="auto"/>
        <w:jc w:val="left"/>
        <w:rPr>
          <w:rFonts w:ascii="Consolas" w:hAnsi="Consolas" w:cs="Courier New"/>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color w:val="3F7F5F"/>
          <w:sz w:val="20"/>
          <w:szCs w:val="20"/>
          <w:lang w:val="en-GB"/>
        </w:rPr>
        <w:t>//when KEY1 is pressed activates Flag</w:t>
      </w:r>
    </w:p>
    <w:p w14:paraId="03A4B062" w14:textId="77777777" w:rsidR="005728A0" w:rsidRPr="00BA35EA" w:rsidRDefault="005728A0" w:rsidP="005728A0">
      <w:pPr>
        <w:autoSpaceDE w:val="0"/>
        <w:autoSpaceDN w:val="0"/>
        <w:adjustRightInd w:val="0"/>
        <w:spacing w:after="0" w:line="240" w:lineRule="auto"/>
        <w:jc w:val="left"/>
        <w:rPr>
          <w:rFonts w:ascii="Consolas" w:hAnsi="Consolas" w:cs="Courier New"/>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b/>
          <w:bCs/>
          <w:color w:val="7F0055"/>
          <w:sz w:val="20"/>
          <w:szCs w:val="20"/>
          <w:lang w:val="en-GB"/>
        </w:rPr>
        <w:t>case</w:t>
      </w:r>
      <w:r w:rsidRPr="00BA35EA">
        <w:rPr>
          <w:rFonts w:ascii="Consolas" w:hAnsi="Consolas" w:cs="Courier New"/>
          <w:color w:val="000000"/>
          <w:sz w:val="20"/>
          <w:szCs w:val="20"/>
          <w:lang w:val="en-GB"/>
        </w:rPr>
        <w:t xml:space="preserve"> 0x2:{</w:t>
      </w:r>
    </w:p>
    <w:p w14:paraId="600F5FF7" w14:textId="0B67D954" w:rsidR="005728A0" w:rsidRPr="00BA35EA" w:rsidRDefault="005728A0" w:rsidP="005728A0">
      <w:pPr>
        <w:autoSpaceDE w:val="0"/>
        <w:autoSpaceDN w:val="0"/>
        <w:adjustRightInd w:val="0"/>
        <w:spacing w:after="0" w:line="240" w:lineRule="auto"/>
        <w:jc w:val="left"/>
        <w:rPr>
          <w:rFonts w:ascii="Consolas" w:hAnsi="Consolas" w:cs="Courier New"/>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t>OSFlagPost(EventFlag,0x01,OS_FLAG_SET,&amp;err</w:t>
      </w:r>
      <w:r w:rsidR="00841457" w:rsidRPr="00BA35EA">
        <w:rPr>
          <w:rFonts w:ascii="Consolas" w:hAnsi="Consolas" w:cs="Courier New"/>
          <w:color w:val="000000"/>
          <w:sz w:val="20"/>
          <w:szCs w:val="20"/>
          <w:lang w:val="en-GB"/>
        </w:rPr>
        <w:t>or</w:t>
      </w:r>
      <w:r w:rsidRPr="00BA35EA">
        <w:rPr>
          <w:rFonts w:ascii="Consolas" w:hAnsi="Consolas" w:cs="Courier New"/>
          <w:color w:val="000000"/>
          <w:sz w:val="20"/>
          <w:szCs w:val="20"/>
          <w:lang w:val="en-GB"/>
        </w:rPr>
        <w:t>);</w:t>
      </w:r>
    </w:p>
    <w:p w14:paraId="48E161B1" w14:textId="3CD3F27A" w:rsidR="005728A0" w:rsidRPr="00BA35EA" w:rsidRDefault="005728A0" w:rsidP="005728A0">
      <w:pPr>
        <w:autoSpaceDE w:val="0"/>
        <w:autoSpaceDN w:val="0"/>
        <w:adjustRightInd w:val="0"/>
        <w:spacing w:after="0" w:line="240" w:lineRule="auto"/>
        <w:jc w:val="left"/>
        <w:rPr>
          <w:rFonts w:ascii="Consolas" w:hAnsi="Consolas" w:cs="Courier New"/>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t>alt_ucosii_check_return_code(err</w:t>
      </w:r>
      <w:r w:rsidR="00841457" w:rsidRPr="00BA35EA">
        <w:rPr>
          <w:rFonts w:ascii="Consolas" w:hAnsi="Consolas" w:cs="Courier New"/>
          <w:color w:val="000000"/>
          <w:sz w:val="20"/>
          <w:szCs w:val="20"/>
          <w:lang w:val="en-GB"/>
        </w:rPr>
        <w:t>or</w:t>
      </w:r>
      <w:r w:rsidRPr="00BA35EA">
        <w:rPr>
          <w:rFonts w:ascii="Consolas" w:hAnsi="Consolas" w:cs="Courier New"/>
          <w:color w:val="000000"/>
          <w:sz w:val="20"/>
          <w:szCs w:val="20"/>
          <w:lang w:val="en-GB"/>
        </w:rPr>
        <w:t>);</w:t>
      </w:r>
    </w:p>
    <w:p w14:paraId="096DB0C6" w14:textId="77777777" w:rsidR="005728A0" w:rsidRPr="00BA35EA" w:rsidRDefault="005728A0" w:rsidP="005728A0">
      <w:pPr>
        <w:autoSpaceDE w:val="0"/>
        <w:autoSpaceDN w:val="0"/>
        <w:adjustRightInd w:val="0"/>
        <w:spacing w:after="0" w:line="240" w:lineRule="auto"/>
        <w:jc w:val="left"/>
        <w:rPr>
          <w:rFonts w:ascii="Consolas" w:hAnsi="Consolas" w:cs="Courier New"/>
          <w:sz w:val="20"/>
          <w:szCs w:val="20"/>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color w:val="000000"/>
          <w:sz w:val="20"/>
          <w:szCs w:val="20"/>
        </w:rPr>
        <w:t>}</w:t>
      </w:r>
    </w:p>
    <w:p w14:paraId="2074AEA8" w14:textId="50235DDE" w:rsidR="005728A0" w:rsidRPr="00BA35EA" w:rsidRDefault="005728A0" w:rsidP="005728A0">
      <w:pPr>
        <w:rPr>
          <w:rFonts w:ascii="Consolas" w:hAnsi="Consolas" w:cs="Courier New"/>
          <w:color w:val="000000"/>
          <w:sz w:val="20"/>
          <w:szCs w:val="20"/>
        </w:rPr>
      </w:pPr>
      <w:r w:rsidRPr="00BA35EA">
        <w:rPr>
          <w:rFonts w:ascii="Consolas" w:hAnsi="Consolas" w:cs="Courier New"/>
          <w:color w:val="000000"/>
          <w:sz w:val="20"/>
          <w:szCs w:val="20"/>
        </w:rPr>
        <w:tab/>
      </w:r>
      <w:r w:rsidRPr="00BA35EA">
        <w:rPr>
          <w:rFonts w:ascii="Consolas" w:hAnsi="Consolas" w:cs="Courier New"/>
          <w:color w:val="000000"/>
          <w:sz w:val="20"/>
          <w:szCs w:val="20"/>
        </w:rPr>
        <w:tab/>
      </w:r>
      <w:r w:rsidRPr="00BA35EA">
        <w:rPr>
          <w:rFonts w:ascii="Consolas" w:hAnsi="Consolas" w:cs="Courier New"/>
          <w:color w:val="000000"/>
          <w:sz w:val="20"/>
          <w:szCs w:val="20"/>
        </w:rPr>
        <w:tab/>
      </w:r>
      <w:r w:rsidRPr="00BA35EA">
        <w:rPr>
          <w:rFonts w:ascii="Consolas" w:hAnsi="Consolas" w:cs="Courier New"/>
          <w:b/>
          <w:bCs/>
          <w:color w:val="7F0055"/>
          <w:sz w:val="20"/>
          <w:szCs w:val="20"/>
        </w:rPr>
        <w:t>break</w:t>
      </w:r>
      <w:r w:rsidRPr="00BA35EA">
        <w:rPr>
          <w:rFonts w:ascii="Consolas" w:hAnsi="Consolas" w:cs="Courier New"/>
          <w:color w:val="000000"/>
          <w:sz w:val="20"/>
          <w:szCs w:val="20"/>
        </w:rPr>
        <w:t>;</w:t>
      </w:r>
    </w:p>
    <w:p w14:paraId="72D4122B" w14:textId="7260AB86" w:rsidR="005728A0" w:rsidRDefault="005728A0" w:rsidP="005728A0">
      <w:r>
        <w:t xml:space="preserve">En </w:t>
      </w:r>
      <w:r w:rsidR="00DA7F13">
        <w:t>TaskCode (la que analiza el código recibido del teclado con la Queue):</w:t>
      </w:r>
    </w:p>
    <w:p w14:paraId="183AF729" w14:textId="54377364" w:rsidR="00427926" w:rsidRDefault="00427926" w:rsidP="00427926">
      <w:pPr>
        <w:pStyle w:val="Prrafodelista"/>
        <w:numPr>
          <w:ilvl w:val="0"/>
          <w:numId w:val="25"/>
        </w:numPr>
      </w:pPr>
      <w:r>
        <w:t xml:space="preserve">Cuando es </w:t>
      </w:r>
      <w:r w:rsidR="00814852">
        <w:t>código correcto.</w:t>
      </w:r>
    </w:p>
    <w:p w14:paraId="3AA0447E" w14:textId="77777777" w:rsidR="00427926" w:rsidRPr="00BA35EA" w:rsidRDefault="00427926" w:rsidP="00427926">
      <w:pPr>
        <w:autoSpaceDE w:val="0"/>
        <w:autoSpaceDN w:val="0"/>
        <w:adjustRightInd w:val="0"/>
        <w:spacing w:after="0" w:line="240" w:lineRule="auto"/>
        <w:jc w:val="left"/>
        <w:rPr>
          <w:rFonts w:ascii="Consolas" w:hAnsi="Consolas" w:cs="Courier New"/>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t xml:space="preserve">    </w:t>
      </w:r>
      <w:r w:rsidRPr="00BA35EA">
        <w:rPr>
          <w:rFonts w:ascii="Consolas" w:hAnsi="Consolas" w:cs="Courier New"/>
          <w:color w:val="3F7F5F"/>
          <w:sz w:val="20"/>
          <w:szCs w:val="20"/>
          <w:lang w:val="en-GB"/>
        </w:rPr>
        <w:t>// if Code is correct activates flag</w:t>
      </w:r>
    </w:p>
    <w:p w14:paraId="317079E1" w14:textId="4237FA26" w:rsidR="00427926" w:rsidRPr="00BA35EA" w:rsidRDefault="00427926" w:rsidP="00427926">
      <w:pPr>
        <w:autoSpaceDE w:val="0"/>
        <w:autoSpaceDN w:val="0"/>
        <w:adjustRightInd w:val="0"/>
        <w:spacing w:after="0" w:line="240" w:lineRule="auto"/>
        <w:jc w:val="left"/>
        <w:rPr>
          <w:rFonts w:ascii="Consolas" w:hAnsi="Consolas" w:cs="Courier New"/>
          <w:sz w:val="20"/>
          <w:szCs w:val="20"/>
          <w:lang w:val="de-DE"/>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de-DE"/>
        </w:rPr>
        <w:t>OSFlagPost(EventFlag,0x02,OS_FLAG_SET,&amp;err</w:t>
      </w:r>
      <w:r w:rsidR="00841457" w:rsidRPr="00BA35EA">
        <w:rPr>
          <w:rFonts w:ascii="Consolas" w:hAnsi="Consolas" w:cs="Courier New"/>
          <w:color w:val="000000"/>
          <w:sz w:val="20"/>
          <w:szCs w:val="20"/>
          <w:lang w:val="de-DE"/>
        </w:rPr>
        <w:t>or</w:t>
      </w:r>
      <w:r w:rsidRPr="00BA35EA">
        <w:rPr>
          <w:rFonts w:ascii="Consolas" w:hAnsi="Consolas" w:cs="Courier New"/>
          <w:color w:val="000000"/>
          <w:sz w:val="20"/>
          <w:szCs w:val="20"/>
          <w:lang w:val="de-DE"/>
        </w:rPr>
        <w:t>);</w:t>
      </w:r>
    </w:p>
    <w:p w14:paraId="70FF7B0C" w14:textId="5618830A" w:rsidR="00427926" w:rsidRPr="00BA35EA" w:rsidRDefault="00427926" w:rsidP="00427926">
      <w:pPr>
        <w:rPr>
          <w:rFonts w:ascii="Consolas" w:hAnsi="Consolas" w:cs="Courier New"/>
          <w:color w:val="000000"/>
          <w:sz w:val="20"/>
          <w:szCs w:val="20"/>
          <w:lang w:val="en-GB"/>
        </w:rPr>
      </w:pPr>
      <w:r w:rsidRPr="00BA35EA">
        <w:rPr>
          <w:rFonts w:ascii="Consolas" w:hAnsi="Consolas" w:cs="Courier New"/>
          <w:color w:val="000000"/>
          <w:sz w:val="20"/>
          <w:szCs w:val="20"/>
          <w:lang w:val="de-DE"/>
        </w:rPr>
        <w:tab/>
      </w:r>
      <w:r w:rsidRPr="00BA35EA">
        <w:rPr>
          <w:rFonts w:ascii="Consolas" w:hAnsi="Consolas" w:cs="Courier New"/>
          <w:color w:val="000000"/>
          <w:sz w:val="20"/>
          <w:szCs w:val="20"/>
          <w:lang w:val="de-DE"/>
        </w:rPr>
        <w:tab/>
      </w:r>
      <w:r w:rsidRPr="00BA35EA">
        <w:rPr>
          <w:rFonts w:ascii="Consolas" w:hAnsi="Consolas" w:cs="Courier New"/>
          <w:color w:val="000000"/>
          <w:sz w:val="20"/>
          <w:szCs w:val="20"/>
          <w:lang w:val="de-DE"/>
        </w:rPr>
        <w:tab/>
      </w:r>
      <w:r w:rsidRPr="00BA35EA">
        <w:rPr>
          <w:rFonts w:ascii="Consolas" w:hAnsi="Consolas" w:cs="Courier New"/>
          <w:color w:val="000000"/>
          <w:sz w:val="20"/>
          <w:szCs w:val="20"/>
          <w:lang w:val="en-GB"/>
        </w:rPr>
        <w:t>alt_ucosii_check_return_code(err</w:t>
      </w:r>
      <w:r w:rsidR="00841457" w:rsidRPr="00BA35EA">
        <w:rPr>
          <w:rFonts w:ascii="Consolas" w:hAnsi="Consolas" w:cs="Courier New"/>
          <w:color w:val="000000"/>
          <w:sz w:val="20"/>
          <w:szCs w:val="20"/>
          <w:lang w:val="en-GB"/>
        </w:rPr>
        <w:t>or</w:t>
      </w:r>
      <w:r w:rsidRPr="00BA35EA">
        <w:rPr>
          <w:rFonts w:ascii="Consolas" w:hAnsi="Consolas" w:cs="Courier New"/>
          <w:color w:val="000000"/>
          <w:sz w:val="20"/>
          <w:szCs w:val="20"/>
          <w:lang w:val="en-GB"/>
        </w:rPr>
        <w:t>);</w:t>
      </w:r>
    </w:p>
    <w:p w14:paraId="6FE0A0B7" w14:textId="755B8CDA" w:rsidR="00814852" w:rsidRPr="00814852" w:rsidRDefault="00814852" w:rsidP="00814852">
      <w:pPr>
        <w:pStyle w:val="Prrafodelista"/>
        <w:numPr>
          <w:ilvl w:val="0"/>
          <w:numId w:val="25"/>
        </w:numPr>
        <w:rPr>
          <w:lang w:val="en-GB"/>
        </w:rPr>
      </w:pPr>
      <w:r>
        <w:rPr>
          <w:lang w:val="en-GB"/>
        </w:rPr>
        <w:t>Cuando es código incorrecto.</w:t>
      </w:r>
    </w:p>
    <w:p w14:paraId="5F8434B4" w14:textId="77777777" w:rsidR="00DA7F13" w:rsidRPr="00BA35EA" w:rsidRDefault="00DA7F13" w:rsidP="00DA7F13">
      <w:pPr>
        <w:autoSpaceDE w:val="0"/>
        <w:autoSpaceDN w:val="0"/>
        <w:adjustRightInd w:val="0"/>
        <w:spacing w:after="0" w:line="240" w:lineRule="auto"/>
        <w:jc w:val="left"/>
        <w:rPr>
          <w:rFonts w:ascii="Consolas" w:hAnsi="Consolas" w:cs="Courier New"/>
          <w:sz w:val="20"/>
          <w:szCs w:val="20"/>
          <w:lang w:val="en-GB"/>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t xml:space="preserve">    </w:t>
      </w:r>
      <w:r w:rsidRPr="00BA35EA">
        <w:rPr>
          <w:rFonts w:ascii="Consolas" w:hAnsi="Consolas" w:cs="Courier New"/>
          <w:color w:val="3F7F5F"/>
          <w:sz w:val="20"/>
          <w:szCs w:val="20"/>
          <w:lang w:val="en-GB"/>
        </w:rPr>
        <w:t>// if Code is not correct deactivates flag</w:t>
      </w:r>
    </w:p>
    <w:p w14:paraId="6DE6D593" w14:textId="7ED78B41" w:rsidR="00DA7F13" w:rsidRPr="00BA35EA" w:rsidRDefault="00DA7F13" w:rsidP="00DA7F13">
      <w:pPr>
        <w:autoSpaceDE w:val="0"/>
        <w:autoSpaceDN w:val="0"/>
        <w:adjustRightInd w:val="0"/>
        <w:spacing w:after="0" w:line="240" w:lineRule="auto"/>
        <w:jc w:val="left"/>
        <w:rPr>
          <w:rFonts w:ascii="Consolas" w:hAnsi="Consolas" w:cs="Courier New"/>
          <w:sz w:val="20"/>
          <w:szCs w:val="20"/>
          <w:lang w:val="de-DE"/>
        </w:rPr>
      </w:pP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en-GB"/>
        </w:rPr>
        <w:tab/>
      </w:r>
      <w:r w:rsidRPr="00BA35EA">
        <w:rPr>
          <w:rFonts w:ascii="Consolas" w:hAnsi="Consolas" w:cs="Courier New"/>
          <w:color w:val="000000"/>
          <w:sz w:val="20"/>
          <w:szCs w:val="20"/>
          <w:lang w:val="de-DE"/>
        </w:rPr>
        <w:t>OSFlagPost(EventFlag,0x02,OS_FLAG_CLR,&amp;err</w:t>
      </w:r>
      <w:r w:rsidR="00841457" w:rsidRPr="00BA35EA">
        <w:rPr>
          <w:rFonts w:ascii="Consolas" w:hAnsi="Consolas" w:cs="Courier New"/>
          <w:color w:val="000000"/>
          <w:sz w:val="20"/>
          <w:szCs w:val="20"/>
          <w:lang w:val="de-DE"/>
        </w:rPr>
        <w:t>or</w:t>
      </w:r>
      <w:r w:rsidRPr="00BA35EA">
        <w:rPr>
          <w:rFonts w:ascii="Consolas" w:hAnsi="Consolas" w:cs="Courier New"/>
          <w:color w:val="000000"/>
          <w:sz w:val="20"/>
          <w:szCs w:val="20"/>
          <w:lang w:val="de-DE"/>
        </w:rPr>
        <w:t>);</w:t>
      </w:r>
    </w:p>
    <w:p w14:paraId="21476BBA" w14:textId="12A71E31" w:rsidR="00DA7F13" w:rsidRPr="00BA35EA" w:rsidRDefault="00DA7F13" w:rsidP="00DA7F13">
      <w:pPr>
        <w:rPr>
          <w:rFonts w:ascii="Consolas" w:hAnsi="Consolas" w:cs="Courier New"/>
          <w:color w:val="000000"/>
          <w:sz w:val="20"/>
          <w:szCs w:val="20"/>
          <w:lang w:val="en-GB"/>
        </w:rPr>
      </w:pPr>
      <w:r w:rsidRPr="00BA35EA">
        <w:rPr>
          <w:rFonts w:ascii="Consolas" w:hAnsi="Consolas" w:cs="Courier New"/>
          <w:color w:val="000000"/>
          <w:sz w:val="20"/>
          <w:szCs w:val="20"/>
          <w:lang w:val="de-DE"/>
        </w:rPr>
        <w:tab/>
      </w:r>
      <w:r w:rsidRPr="00BA35EA">
        <w:rPr>
          <w:rFonts w:ascii="Consolas" w:hAnsi="Consolas" w:cs="Courier New"/>
          <w:color w:val="000000"/>
          <w:sz w:val="20"/>
          <w:szCs w:val="20"/>
          <w:lang w:val="de-DE"/>
        </w:rPr>
        <w:tab/>
      </w:r>
      <w:r w:rsidRPr="00BA35EA">
        <w:rPr>
          <w:rFonts w:ascii="Consolas" w:hAnsi="Consolas" w:cs="Courier New"/>
          <w:color w:val="000000"/>
          <w:sz w:val="20"/>
          <w:szCs w:val="20"/>
          <w:lang w:val="de-DE"/>
        </w:rPr>
        <w:tab/>
      </w:r>
      <w:r w:rsidRPr="00BA35EA">
        <w:rPr>
          <w:rFonts w:ascii="Consolas" w:hAnsi="Consolas" w:cs="Courier New"/>
          <w:color w:val="000000"/>
          <w:sz w:val="20"/>
          <w:szCs w:val="20"/>
          <w:lang w:val="en-GB"/>
        </w:rPr>
        <w:t>alt_ucosii_check_return_code(err</w:t>
      </w:r>
      <w:r w:rsidR="00841457" w:rsidRPr="00BA35EA">
        <w:rPr>
          <w:rFonts w:ascii="Consolas" w:hAnsi="Consolas" w:cs="Courier New"/>
          <w:color w:val="000000"/>
          <w:sz w:val="20"/>
          <w:szCs w:val="20"/>
          <w:lang w:val="en-GB"/>
        </w:rPr>
        <w:t>or</w:t>
      </w:r>
      <w:r w:rsidRPr="00BA35EA">
        <w:rPr>
          <w:rFonts w:ascii="Consolas" w:hAnsi="Consolas" w:cs="Courier New"/>
          <w:color w:val="000000"/>
          <w:sz w:val="20"/>
          <w:szCs w:val="20"/>
          <w:lang w:val="en-GB"/>
        </w:rPr>
        <w:t>);</w:t>
      </w:r>
    </w:p>
    <w:p w14:paraId="280CC2C9" w14:textId="77777777" w:rsidR="00AB2AF5" w:rsidRDefault="00AB2AF5" w:rsidP="00DA7F13">
      <w:pPr>
        <w:rPr>
          <w:rFonts w:ascii="Courier New" w:hAnsi="Courier New" w:cs="Courier New"/>
          <w:color w:val="000000"/>
          <w:sz w:val="20"/>
          <w:szCs w:val="20"/>
          <w:lang w:val="en-GB"/>
        </w:rPr>
      </w:pPr>
    </w:p>
    <w:p w14:paraId="62B8CDBD" w14:textId="7B453866" w:rsidR="00AB2AF5" w:rsidRDefault="00AB2AF5" w:rsidP="00AB2AF5">
      <w:r w:rsidRPr="00AB2AF5">
        <w:t>Por último, recuerde que el f</w:t>
      </w:r>
      <w:r>
        <w:t>lag de eventos debe crearse, necesitando:</w:t>
      </w:r>
    </w:p>
    <w:p w14:paraId="2DAED786" w14:textId="77777777" w:rsidR="0068311C" w:rsidRPr="00BA35EA" w:rsidRDefault="0068311C" w:rsidP="008253EA">
      <w:pPr>
        <w:autoSpaceDE w:val="0"/>
        <w:autoSpaceDN w:val="0"/>
        <w:adjustRightInd w:val="0"/>
        <w:spacing w:after="0" w:line="240" w:lineRule="auto"/>
        <w:ind w:firstLine="708"/>
        <w:jc w:val="left"/>
        <w:rPr>
          <w:rFonts w:ascii="Consolas" w:hAnsi="Consolas" w:cs="Courier New"/>
          <w:sz w:val="20"/>
          <w:szCs w:val="20"/>
          <w:lang w:val="de-DE"/>
        </w:rPr>
      </w:pPr>
      <w:r w:rsidRPr="00BA35EA">
        <w:rPr>
          <w:rFonts w:ascii="Consolas" w:hAnsi="Consolas" w:cs="Courier New"/>
          <w:color w:val="005032"/>
          <w:sz w:val="20"/>
          <w:szCs w:val="20"/>
          <w:lang w:val="de-DE"/>
        </w:rPr>
        <w:t>OS_FLAG_GRP</w:t>
      </w:r>
      <w:r w:rsidRPr="00BA35EA">
        <w:rPr>
          <w:rFonts w:ascii="Consolas" w:hAnsi="Consolas" w:cs="Courier New"/>
          <w:color w:val="000000"/>
          <w:sz w:val="20"/>
          <w:szCs w:val="20"/>
          <w:lang w:val="de-DE"/>
        </w:rPr>
        <w:t>* EventFlag;</w:t>
      </w:r>
    </w:p>
    <w:p w14:paraId="52A89B0A" w14:textId="5F674838" w:rsidR="008253EA" w:rsidRPr="00BA35EA" w:rsidRDefault="008253EA" w:rsidP="008253EA">
      <w:pPr>
        <w:autoSpaceDE w:val="0"/>
        <w:autoSpaceDN w:val="0"/>
        <w:adjustRightInd w:val="0"/>
        <w:spacing w:after="0" w:line="240" w:lineRule="auto"/>
        <w:jc w:val="left"/>
        <w:rPr>
          <w:rFonts w:ascii="Consolas" w:hAnsi="Consolas" w:cs="Courier New"/>
          <w:sz w:val="20"/>
          <w:szCs w:val="20"/>
          <w:lang w:val="de-DE"/>
        </w:rPr>
      </w:pPr>
      <w:r w:rsidRPr="00BA35EA">
        <w:rPr>
          <w:rFonts w:ascii="Consolas" w:hAnsi="Consolas" w:cs="Courier New"/>
          <w:color w:val="000000"/>
          <w:sz w:val="20"/>
          <w:szCs w:val="20"/>
          <w:lang w:val="de-DE"/>
        </w:rPr>
        <w:tab/>
        <w:t>EventFlag=OSFlagCreate(0x00,&amp;err</w:t>
      </w:r>
      <w:r w:rsidR="00841457" w:rsidRPr="00BA35EA">
        <w:rPr>
          <w:rFonts w:ascii="Consolas" w:hAnsi="Consolas" w:cs="Courier New"/>
          <w:color w:val="000000"/>
          <w:sz w:val="20"/>
          <w:szCs w:val="20"/>
          <w:lang w:val="de-DE"/>
        </w:rPr>
        <w:t>or</w:t>
      </w:r>
      <w:r w:rsidRPr="00BA35EA">
        <w:rPr>
          <w:rFonts w:ascii="Consolas" w:hAnsi="Consolas" w:cs="Courier New"/>
          <w:color w:val="000000"/>
          <w:sz w:val="20"/>
          <w:szCs w:val="20"/>
          <w:lang w:val="de-DE"/>
        </w:rPr>
        <w:t>);</w:t>
      </w:r>
    </w:p>
    <w:p w14:paraId="217E88ED" w14:textId="7B83909E" w:rsidR="008253EA" w:rsidRDefault="008253EA" w:rsidP="008253EA">
      <w:pPr>
        <w:rPr>
          <w:rFonts w:ascii="Consolas" w:hAnsi="Consolas" w:cs="Courier New"/>
          <w:color w:val="000000"/>
          <w:sz w:val="20"/>
          <w:szCs w:val="20"/>
          <w:lang w:val="en-GB"/>
        </w:rPr>
      </w:pPr>
      <w:r w:rsidRPr="00BA35EA">
        <w:rPr>
          <w:rFonts w:ascii="Consolas" w:hAnsi="Consolas" w:cs="Courier New"/>
          <w:color w:val="000000"/>
          <w:sz w:val="20"/>
          <w:szCs w:val="20"/>
          <w:lang w:val="de-DE"/>
        </w:rPr>
        <w:tab/>
      </w:r>
      <w:r w:rsidRPr="00BA35EA">
        <w:rPr>
          <w:rFonts w:ascii="Consolas" w:hAnsi="Consolas" w:cs="Courier New"/>
          <w:color w:val="000000"/>
          <w:sz w:val="20"/>
          <w:szCs w:val="20"/>
          <w:lang w:val="en-GB"/>
        </w:rPr>
        <w:t>alt_ucosii_check_return_code(err</w:t>
      </w:r>
      <w:r w:rsidR="00841457" w:rsidRPr="00BA35EA">
        <w:rPr>
          <w:rFonts w:ascii="Consolas" w:hAnsi="Consolas" w:cs="Courier New"/>
          <w:color w:val="000000"/>
          <w:sz w:val="20"/>
          <w:szCs w:val="20"/>
          <w:lang w:val="en-GB"/>
        </w:rPr>
        <w:t>or</w:t>
      </w:r>
      <w:r w:rsidRPr="00BA35EA">
        <w:rPr>
          <w:rFonts w:ascii="Consolas" w:hAnsi="Consolas" w:cs="Courier New"/>
          <w:color w:val="000000"/>
          <w:sz w:val="20"/>
          <w:szCs w:val="20"/>
          <w:lang w:val="en-GB"/>
        </w:rPr>
        <w:t>);</w:t>
      </w:r>
    </w:p>
    <w:p w14:paraId="1CF0D2E2" w14:textId="77777777" w:rsidR="006F6F0A" w:rsidRDefault="006F6F0A" w:rsidP="008253EA">
      <w:pPr>
        <w:rPr>
          <w:rFonts w:ascii="Consolas" w:hAnsi="Consolas" w:cs="Courier New"/>
          <w:color w:val="000000"/>
          <w:sz w:val="20"/>
          <w:szCs w:val="20"/>
          <w:lang w:val="en-GB"/>
        </w:rPr>
      </w:pPr>
    </w:p>
    <w:p w14:paraId="52F84DAC" w14:textId="77777777" w:rsidR="006F6F0A" w:rsidRPr="00BA35EA" w:rsidRDefault="006F6F0A" w:rsidP="00BA35EA">
      <w:pPr>
        <w:rPr>
          <w:b/>
          <w:bCs/>
        </w:rPr>
      </w:pPr>
      <w:r w:rsidRPr="00BA35EA">
        <w:rPr>
          <w:b/>
          <w:bCs/>
        </w:rPr>
        <w:t>FINALIZACIÓN DE LA PRÁCTICA</w:t>
      </w:r>
    </w:p>
    <w:p w14:paraId="16DACCA1" w14:textId="32CD9F95" w:rsidR="006F6F0A" w:rsidRPr="00BA35EA" w:rsidRDefault="006F6F0A" w:rsidP="006F6F0A">
      <w:r w:rsidRPr="00BA35EA">
        <w:t>Recuerde verificar el funcionamiento del flag de eventos (fotografías en VGA y capturas de consola</w:t>
      </w:r>
      <w:r w:rsidR="00D665EC">
        <w:t xml:space="preserve"> </w:t>
      </w:r>
      <w:r w:rsidRPr="00BA35EA">
        <w:t>Eclipse). Finalice la práctica de UCOSII almacenando el fichero software .ZIP del proyecto, entréguelo</w:t>
      </w:r>
      <w:r w:rsidR="00D665EC">
        <w:t xml:space="preserve"> </w:t>
      </w:r>
      <w:r w:rsidRPr="00BA35EA">
        <w:t>junto con el PDF/Word que documenta las sesiones e identifica el funcionamiento del sistema completo. Si</w:t>
      </w:r>
      <w:r w:rsidR="00D665EC">
        <w:t xml:space="preserve"> </w:t>
      </w:r>
      <w:r w:rsidRPr="00BA35EA">
        <w:t>ha realizado el trabajo con otro estudiante, ponga el nombre de ambos en la cabecera del entregable. Todos</w:t>
      </w:r>
      <w:r w:rsidR="00D665EC">
        <w:t xml:space="preserve"> </w:t>
      </w:r>
      <w:r w:rsidRPr="00BA35EA">
        <w:t>los estudiantes deben entregar estos documentos.</w:t>
      </w:r>
    </w:p>
    <w:p w14:paraId="13CA6036" w14:textId="7D52365B" w:rsidR="001462F8" w:rsidRPr="00941ACC" w:rsidRDefault="001462F8"/>
    <w:sectPr w:rsidR="001462F8" w:rsidRPr="00941ACC" w:rsidSect="00BE4E7B">
      <w:headerReference w:type="default" r:id="rId49"/>
      <w:footerReference w:type="default" r:id="rId50"/>
      <w:pgSz w:w="11906" w:h="16838"/>
      <w:pgMar w:top="1843" w:right="1274" w:bottom="1417" w:left="1276" w:header="705"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cos Antonio Martínez Peiró" w:date="2025-11-18T19:04:00Z" w:initials="MP">
    <w:p w14:paraId="22360BA3" w14:textId="5BAB95B2" w:rsidR="000E7B9E" w:rsidRDefault="000E7B9E">
      <w:pPr>
        <w:pStyle w:val="Textocomentario"/>
      </w:pPr>
      <w:r>
        <w:rPr>
          <w:rStyle w:val="Refdecomentario"/>
        </w:rPr>
        <w:annotationRef/>
      </w:r>
      <w:r w:rsidRPr="64CCC6B8">
        <w:t>poner numero de figura Fichero task1.h con la inclusiónde librería principal pract1_rtos.h</w:t>
      </w:r>
    </w:p>
  </w:comment>
  <w:comment w:id="6" w:author="Marcos Antonio Martínez Peiró" w:date="2025-11-18T19:48:00Z" w:initials="MP">
    <w:p w14:paraId="2348CD56" w14:textId="1D87F491" w:rsidR="006E19D1" w:rsidRDefault="00A524D5">
      <w:pPr>
        <w:pStyle w:val="Textocomentario"/>
      </w:pPr>
      <w:r>
        <w:rPr>
          <w:rStyle w:val="Refdecomentario"/>
        </w:rPr>
        <w:annotationRef/>
      </w:r>
      <w:r w:rsidRPr="67E6A60A">
        <w:t>pie de figura. Ejemplo de task2.c</w:t>
      </w:r>
    </w:p>
  </w:comment>
  <w:comment w:id="9" w:author="Marcos Antonio Martínez Peiró" w:date="2025-12-04T19:23:00Z" w:initials="MP">
    <w:p w14:paraId="14138CBE" w14:textId="7F512656" w:rsidR="00C50E2F" w:rsidRDefault="00C50E2F">
      <w:pPr>
        <w:pStyle w:val="Textocomentario"/>
      </w:pPr>
      <w:r>
        <w:rPr>
          <w:rStyle w:val="Refdecomentario"/>
        </w:rPr>
        <w:annotationRef/>
      </w:r>
      <w:r w:rsidRPr="6B5913DA">
        <w:t>aquí me he rallado... no hace falta esta variable en init.c... solo es necesario crear el mailbox. Lo quito.</w:t>
      </w:r>
    </w:p>
  </w:comment>
  <w:comment w:id="10" w:author="Pau Salvador Llàcer" w:date="2025-11-19T20:24:00Z" w:initials="PS">
    <w:p w14:paraId="603DFD47" w14:textId="77777777" w:rsidR="0005063F" w:rsidRDefault="0005063F" w:rsidP="0005063F">
      <w:pPr>
        <w:pStyle w:val="Textocomentario"/>
        <w:jc w:val="left"/>
      </w:pPr>
      <w:r>
        <w:rPr>
          <w:rStyle w:val="Refdecomentario"/>
        </w:rPr>
        <w:annotationRef/>
      </w:r>
      <w:r>
        <w:t>Aquí yo diría de quitar las tareas 1 a 4, así tenemos toda la pantalla libre para los mensajes de código secreto y lo de las flags</w:t>
      </w:r>
    </w:p>
  </w:comment>
  <w:comment w:id="11" w:author="Marcos Antonio Martínez Peiró" w:date="2025-12-03T20:28:00Z" w:initials="MP">
    <w:p w14:paraId="2BE9D2C1" w14:textId="0EFD7F84" w:rsidR="00430818" w:rsidRDefault="009F6A7B">
      <w:r>
        <w:annotationRef/>
      </w:r>
      <w:r w:rsidRPr="040D1D69">
        <w:t>de acuerdo</w:t>
      </w:r>
    </w:p>
  </w:comment>
  <w:comment w:id="12" w:author="Marcos Antonio Martínez Peiró" w:date="2025-12-05T14:13:00Z" w:initials="MP">
    <w:p w14:paraId="20517406" w14:textId="6AE29E2A" w:rsidR="00605DA1" w:rsidRDefault="00286707">
      <w:pPr>
        <w:pStyle w:val="Textocomentario"/>
      </w:pPr>
      <w:r>
        <w:rPr>
          <w:rStyle w:val="Refdecomentario"/>
        </w:rPr>
        <w:annotationRef/>
      </w:r>
      <w:r w:rsidRPr="23E5AAC2">
        <w:t>ESTOY TENIENDO PROBLEMAS PARA QUE ME FUNCIONE BIEN EL TECLADO... ENVÍA BIEN EL CODIGO DESDE ISR PERO NUNCA ME LEE LAS TECLAS... JOPE ESTO SIEMRPE HA FIUNCIONADO BIEN DESDE TASKCODE.. ENTIENDO QUE A TÍ TE FUÉ BIEN NO?</w:t>
      </w:r>
    </w:p>
  </w:comment>
  <w:comment w:id="13" w:author="Pau Salvador Llàcer" w:date="2025-12-05T17:23:00Z" w:initials="PS">
    <w:p w14:paraId="52D6EB2B" w14:textId="77777777" w:rsidR="000D7BA8" w:rsidRDefault="000D7BA8" w:rsidP="000D7BA8">
      <w:pPr>
        <w:pStyle w:val="Textocomentario"/>
        <w:jc w:val="left"/>
      </w:pPr>
      <w:r>
        <w:rPr>
          <w:rStyle w:val="Refdecomentario"/>
        </w:rPr>
        <w:annotationRef/>
      </w:r>
      <w:r>
        <w:t>A mi me pasaba también y era por que lo que enviamos a la cola esa un puntero y en ocasiones machacaba el puntero con el nuevo valor antes de ser leído. Lo que hice fue declarar en init.h msg_isr como array (MSG_DATA msg_isr[QUEUE_SIZE]) y en la isr voy guardando el posiciones distintas del array:</w:t>
      </w:r>
      <w:r>
        <w:br/>
        <w:t xml:space="preserve">  i = (i+1) % QUEUE_SIZE;</w:t>
      </w:r>
    </w:p>
    <w:p w14:paraId="1A08A392" w14:textId="77777777" w:rsidR="000D7BA8" w:rsidRDefault="000D7BA8" w:rsidP="000D7BA8">
      <w:pPr>
        <w:pStyle w:val="Textocomentario"/>
        <w:jc w:val="left"/>
      </w:pPr>
      <w:r>
        <w:t xml:space="preserve">  msg_isr[i].time=OSTimeGet();</w:t>
      </w:r>
    </w:p>
    <w:p w14:paraId="5877CE70" w14:textId="77777777" w:rsidR="000D7BA8" w:rsidRDefault="000D7BA8" w:rsidP="000D7BA8">
      <w:pPr>
        <w:pStyle w:val="Textocomentario"/>
        <w:jc w:val="left"/>
      </w:pPr>
      <w:r>
        <w:t xml:space="preserve">  msg_isr[i].key_pressed=Keycode;</w:t>
      </w:r>
    </w:p>
    <w:p w14:paraId="434526B9" w14:textId="77777777" w:rsidR="000D7BA8" w:rsidRDefault="000D7BA8" w:rsidP="000D7BA8">
      <w:pPr>
        <w:pStyle w:val="Textocomentario"/>
        <w:jc w:val="left"/>
      </w:pPr>
      <w:r>
        <w:t xml:space="preserve">  msg_isr[i].count_key=i;</w:t>
      </w:r>
    </w:p>
  </w:comment>
  <w:comment w:id="14" w:author="Pau Salvador Llàcer" w:date="2025-12-05T17:27:00Z" w:initials="PS">
    <w:p w14:paraId="6097092C" w14:textId="77777777" w:rsidR="003716D2" w:rsidRDefault="003716D2" w:rsidP="003716D2">
      <w:pPr>
        <w:pStyle w:val="Textocomentario"/>
        <w:jc w:val="left"/>
      </w:pPr>
      <w:r>
        <w:rPr>
          <w:rStyle w:val="Refdecomentario"/>
        </w:rPr>
        <w:annotationRef/>
      </w:r>
      <w:r>
        <w:t>Estoy pensando que probablemente lo que genera esto es el segundo que había de delay en la tarea, si no está ese segundo, probablemente esto no pase</w:t>
      </w:r>
    </w:p>
  </w:comment>
  <w:comment w:id="15" w:author="Marcos Antonio Martínez Peiró" w:date="2025-12-05T19:49:00Z" w:initials="MP">
    <w:p w14:paraId="7CF3076D" w14:textId="784B2D93" w:rsidR="00B90C12" w:rsidRDefault="00286707">
      <w:r>
        <w:annotationRef/>
      </w:r>
      <w:r w:rsidRPr="1234A58C">
        <w:t>El segundo lo dejo para que vean el asincronismo entre productor consumidor</w:t>
      </w:r>
    </w:p>
    <w:p w14:paraId="042556D8" w14:textId="36C06148" w:rsidR="00B90C12" w:rsidRDefault="00B90C12"/>
  </w:comment>
  <w:comment w:id="16" w:author="Marcos Antonio Martínez Peiró" w:date="2025-12-05T19:51:00Z" w:initials="MP">
    <w:p w14:paraId="657EAB79" w14:textId="62937680" w:rsidR="00B90C12" w:rsidRDefault="00286707">
      <w:r>
        <w:annotationRef/>
      </w:r>
      <w:r w:rsidRPr="104C6B8D">
        <w:t>el error estaba en que en la isr se debe crear el puntero a 4 structs pero de forma static para que no se reconstruya cada vez que se cree la isr. De esta forma solo se debe crear el TYPE struct en init.h y declarar local un unico  msg_data en el consumidor TaskCode y el de 4 en isr</w:t>
      </w:r>
    </w:p>
  </w:comment>
  <w:comment w:id="17" w:author="Marcos Antonio Martínez Peiró" w:date="2025-12-05T19:51:00Z" w:initials="MP">
    <w:p w14:paraId="00B8D8DE" w14:textId="66FB5D25" w:rsidR="00B90C12" w:rsidRDefault="00286707">
      <w:r>
        <w:annotationRef/>
      </w:r>
      <w:r w:rsidRPr="7C132744">
        <w:t>lo paso por email</w:t>
      </w:r>
    </w:p>
  </w:comment>
  <w:comment w:id="18" w:author="Pau Salvador Llàcer" w:date="2025-11-19T20:27:00Z" w:initials="PS">
    <w:p w14:paraId="57E87664" w14:textId="77777777" w:rsidR="006A0285" w:rsidRDefault="006A0285" w:rsidP="006A0285">
      <w:pPr>
        <w:pStyle w:val="Textocomentario"/>
        <w:jc w:val="left"/>
      </w:pPr>
      <w:r>
        <w:rPr>
          <w:rStyle w:val="Refdecomentario"/>
        </w:rPr>
        <w:annotationRef/>
      </w:r>
      <w:r>
        <w:t>En esta tarea me choca un poco este segundo, creo que lo suyo sería que leyera la cola de forma bloqueante</w:t>
      </w:r>
    </w:p>
  </w:comment>
  <w:comment w:id="19" w:author="Marcos Antonio Martínez Peiró" w:date="2025-12-04T19:44:00Z" w:initials="MP">
    <w:p w14:paraId="4AE4D951" w14:textId="44E2F227" w:rsidR="00C50E2F" w:rsidRDefault="00C50E2F">
      <w:pPr>
        <w:pStyle w:val="Textocomentario"/>
      </w:pPr>
      <w:r>
        <w:rPr>
          <w:rStyle w:val="Refdecomentario"/>
        </w:rPr>
        <w:annotationRef/>
      </w:r>
      <w:r w:rsidRPr="3DED164F">
        <w:t>tens rao</w:t>
      </w:r>
    </w:p>
  </w:comment>
  <w:comment w:id="20" w:author="Marcos Antonio Martínez Peiró" w:date="2025-12-05T13:39:00Z" w:initials="MP">
    <w:p w14:paraId="65FCB361" w14:textId="1D2A2D7A" w:rsidR="00605DA1" w:rsidRDefault="00286707">
      <w:pPr>
        <w:pStyle w:val="Textocomentario"/>
      </w:pPr>
      <w:r>
        <w:rPr>
          <w:rStyle w:val="Refdecomentario"/>
        </w:rPr>
        <w:annotationRef/>
      </w:r>
      <w:r w:rsidRPr="299007DF">
        <w:t>lo pueden dejar para que vean que la cola puede llenarse y nadie la lee y no pasa nada, es para que vean el efecto productoir-consumidor a velocidades distintas</w:t>
      </w:r>
    </w:p>
  </w:comment>
  <w:comment w:id="33" w:author="Pau Salvador Llàcer" w:date="2025-11-19T20:32:00Z" w:initials="PS">
    <w:p w14:paraId="3F5B8F7D" w14:textId="77777777" w:rsidR="00F16E78" w:rsidRDefault="00F16E78" w:rsidP="00F16E78">
      <w:pPr>
        <w:pStyle w:val="Textocomentario"/>
        <w:jc w:val="left"/>
      </w:pPr>
      <w:r>
        <w:rPr>
          <w:rStyle w:val="Refdecomentario"/>
        </w:rPr>
        <w:annotationRef/>
      </w:r>
      <w:r>
        <w:t>Le he puesto TaskFlags, No me gusta ese nombre pero no sabía que ponerle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360BA3" w15:done="1"/>
  <w15:commentEx w15:paraId="2348CD56" w15:done="1"/>
  <w15:commentEx w15:paraId="14138CBE" w15:done="1"/>
  <w15:commentEx w15:paraId="603DFD47" w15:done="1"/>
  <w15:commentEx w15:paraId="2BE9D2C1" w15:paraIdParent="603DFD47" w15:done="1"/>
  <w15:commentEx w15:paraId="20517406" w15:paraIdParent="603DFD47" w15:done="1"/>
  <w15:commentEx w15:paraId="434526B9" w15:paraIdParent="603DFD47" w15:done="1"/>
  <w15:commentEx w15:paraId="6097092C" w15:paraIdParent="603DFD47" w15:done="1"/>
  <w15:commentEx w15:paraId="042556D8" w15:paraIdParent="603DFD47" w15:done="1"/>
  <w15:commentEx w15:paraId="657EAB79" w15:paraIdParent="603DFD47" w15:done="1"/>
  <w15:commentEx w15:paraId="00B8D8DE" w15:paraIdParent="603DFD47" w15:done="1"/>
  <w15:commentEx w15:paraId="57E87664" w15:done="1"/>
  <w15:commentEx w15:paraId="4AE4D951" w15:paraIdParent="57E87664" w15:done="1"/>
  <w15:commentEx w15:paraId="65FCB361" w15:paraIdParent="57E87664" w15:done="1"/>
  <w15:commentEx w15:paraId="3F5B8F7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BD0741" w16cex:dateUtc="2025-11-18T18:04:00Z"/>
  <w16cex:commentExtensible w16cex:durableId="41935094" w16cex:dateUtc="2025-11-18T18:48:00Z"/>
  <w16cex:commentExtensible w16cex:durableId="125D3DA5" w16cex:dateUtc="2025-12-04T18:23:00Z"/>
  <w16cex:commentExtensible w16cex:durableId="15744444" w16cex:dateUtc="2025-11-19T19:24:00Z"/>
  <w16cex:commentExtensible w16cex:durableId="1BC4F205" w16cex:dateUtc="2025-12-03T19:28:00Z"/>
  <w16cex:commentExtensible w16cex:durableId="6346714F" w16cex:dateUtc="2025-12-05T13:13:00Z"/>
  <w16cex:commentExtensible w16cex:durableId="509A2419" w16cex:dateUtc="2025-12-05T16:23:00Z"/>
  <w16cex:commentExtensible w16cex:durableId="17FE3374" w16cex:dateUtc="2025-12-05T16:27:00Z"/>
  <w16cex:commentExtensible w16cex:durableId="501879A3" w16cex:dateUtc="2025-12-05T18:49:00Z"/>
  <w16cex:commentExtensible w16cex:durableId="3312BAA2" w16cex:dateUtc="2025-12-05T18:51:00Z"/>
  <w16cex:commentExtensible w16cex:durableId="5EE96C53" w16cex:dateUtc="2025-12-05T18:51:00Z"/>
  <w16cex:commentExtensible w16cex:durableId="2B611246" w16cex:dateUtc="2025-11-19T19:27:00Z"/>
  <w16cex:commentExtensible w16cex:durableId="508066E0" w16cex:dateUtc="2025-12-04T18:44:00Z"/>
  <w16cex:commentExtensible w16cex:durableId="23C851AB" w16cex:dateUtc="2025-12-05T12:39:00Z"/>
  <w16cex:commentExtensible w16cex:durableId="63B323B1" w16cex:dateUtc="2025-11-19T1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360BA3" w16cid:durableId="1ABD0741"/>
  <w16cid:commentId w16cid:paraId="2348CD56" w16cid:durableId="41935094"/>
  <w16cid:commentId w16cid:paraId="14138CBE" w16cid:durableId="125D3DA5"/>
  <w16cid:commentId w16cid:paraId="603DFD47" w16cid:durableId="15744444"/>
  <w16cid:commentId w16cid:paraId="2BE9D2C1" w16cid:durableId="1BC4F205"/>
  <w16cid:commentId w16cid:paraId="20517406" w16cid:durableId="6346714F"/>
  <w16cid:commentId w16cid:paraId="434526B9" w16cid:durableId="509A2419"/>
  <w16cid:commentId w16cid:paraId="6097092C" w16cid:durableId="17FE3374"/>
  <w16cid:commentId w16cid:paraId="042556D8" w16cid:durableId="501879A3"/>
  <w16cid:commentId w16cid:paraId="657EAB79" w16cid:durableId="3312BAA2"/>
  <w16cid:commentId w16cid:paraId="00B8D8DE" w16cid:durableId="5EE96C53"/>
  <w16cid:commentId w16cid:paraId="57E87664" w16cid:durableId="2B611246"/>
  <w16cid:commentId w16cid:paraId="4AE4D951" w16cid:durableId="508066E0"/>
  <w16cid:commentId w16cid:paraId="65FCB361" w16cid:durableId="23C851AB"/>
  <w16cid:commentId w16cid:paraId="3F5B8F7D" w16cid:durableId="63B323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A3EC3" w14:textId="77777777" w:rsidR="00376240" w:rsidRDefault="00376240" w:rsidP="00E105A8">
      <w:r>
        <w:separator/>
      </w:r>
    </w:p>
  </w:endnote>
  <w:endnote w:type="continuationSeparator" w:id="0">
    <w:p w14:paraId="721FBB58" w14:textId="77777777" w:rsidR="00376240" w:rsidRDefault="00376240" w:rsidP="00E10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273574"/>
      <w:docPartObj>
        <w:docPartGallery w:val="Page Numbers (Bottom of Page)"/>
        <w:docPartUnique/>
      </w:docPartObj>
    </w:sdtPr>
    <w:sdtContent>
      <w:p w14:paraId="3DF8C162" w14:textId="09E91366" w:rsidR="00FC37B5" w:rsidRDefault="0018188F">
        <w:pPr>
          <w:pStyle w:val="Piedepgina"/>
          <w:jc w:val="right"/>
        </w:pPr>
        <w:r>
          <w:t xml:space="preserve">Página </w:t>
        </w:r>
        <w:r w:rsidR="00FC37B5">
          <w:fldChar w:fldCharType="begin"/>
        </w:r>
        <w:r w:rsidR="00FC37B5">
          <w:instrText>PAGE   \* MERGEFORMAT</w:instrText>
        </w:r>
        <w:r w:rsidR="00FC37B5">
          <w:fldChar w:fldCharType="separate"/>
        </w:r>
        <w:r w:rsidR="00FC37B5">
          <w:t>2</w:t>
        </w:r>
        <w:r w:rsidR="00FC37B5">
          <w:fldChar w:fldCharType="end"/>
        </w:r>
      </w:p>
    </w:sdtContent>
  </w:sdt>
  <w:p w14:paraId="26907E4C" w14:textId="77777777" w:rsidR="00FC37B5" w:rsidRDefault="00FC37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D32F0" w14:textId="77777777" w:rsidR="00376240" w:rsidRDefault="00376240" w:rsidP="00E105A8">
      <w:bookmarkStart w:id="0" w:name="_Hlk153207467"/>
      <w:bookmarkEnd w:id="0"/>
      <w:r>
        <w:separator/>
      </w:r>
    </w:p>
  </w:footnote>
  <w:footnote w:type="continuationSeparator" w:id="0">
    <w:p w14:paraId="4D7F18CD" w14:textId="77777777" w:rsidR="00376240" w:rsidRDefault="00376240" w:rsidP="00E10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4F61" w14:textId="11D5B642" w:rsidR="00315D1C" w:rsidRPr="00315D1C" w:rsidRDefault="00315D1C" w:rsidP="00E105A8">
    <w:pPr>
      <w:pStyle w:val="Encabezado"/>
    </w:pPr>
    <w:r w:rsidRPr="00315D1C">
      <w:rPr>
        <w:noProof/>
      </w:rPr>
      <w:drawing>
        <wp:anchor distT="0" distB="0" distL="114300" distR="114300" simplePos="0" relativeHeight="251658240" behindDoc="0" locked="0" layoutInCell="1" allowOverlap="1" wp14:anchorId="0EB93A11" wp14:editId="098DC619">
          <wp:simplePos x="0" y="0"/>
          <wp:positionH relativeFrom="margin">
            <wp:align>right</wp:align>
          </wp:positionH>
          <wp:positionV relativeFrom="paragraph">
            <wp:posOffset>-220980</wp:posOffset>
          </wp:positionV>
          <wp:extent cx="1990725" cy="666750"/>
          <wp:effectExtent l="0" t="0" r="9525" b="0"/>
          <wp:wrapSquare wrapText="bothSides"/>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0725" cy="666750"/>
                  </a:xfrm>
                  <a:prstGeom prst="rect">
                    <a:avLst/>
                  </a:prstGeom>
                  <a:noFill/>
                  <a:ln>
                    <a:noFill/>
                  </a:ln>
                </pic:spPr>
              </pic:pic>
            </a:graphicData>
          </a:graphic>
        </wp:anchor>
      </w:drawing>
    </w:r>
    <w:r w:rsidRPr="00315D1C">
      <w:t>PRACTICAS SISTEMAS</w:t>
    </w:r>
    <w:r w:rsidRPr="00315D1C">
      <w:tab/>
      <w:t xml:space="preserve">                     Marcos Martínez Peiró</w:t>
    </w:r>
  </w:p>
  <w:p w14:paraId="5CF6D2FF" w14:textId="7858FFF8" w:rsidR="00EF12A0" w:rsidRDefault="00315D1C" w:rsidP="00E105A8">
    <w:pPr>
      <w:pStyle w:val="Encabezado"/>
    </w:pPr>
    <w:r w:rsidRPr="00315D1C">
      <w:t>OPERATIVOS EN TIEMPO REAL</w:t>
    </w:r>
    <w:r w:rsidR="00EF12A0">
      <w:t xml:space="preserve">           </w:t>
    </w:r>
    <w:hyperlink r:id="rId2" w:history="1">
      <w:r w:rsidR="00EF12A0" w:rsidRPr="00BC1AC1">
        <w:rPr>
          <w:rStyle w:val="Hipervnculo"/>
        </w:rPr>
        <w:t>mpeiro@eln.upv.es</w:t>
      </w:r>
    </w:hyperlink>
  </w:p>
  <w:p w14:paraId="269B546A" w14:textId="06698C93" w:rsidR="00315D1C" w:rsidRPr="00FC37B5" w:rsidRDefault="00315D1C" w:rsidP="00E105A8">
    <w:pPr>
      <w:pStyle w:val="Encabezado"/>
    </w:pPr>
    <w:r w:rsidRPr="00315D1C">
      <w:t>UCOS-II</w:t>
    </w:r>
    <w:r w:rsidR="00EF12A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F74"/>
    <w:multiLevelType w:val="hybridMultilevel"/>
    <w:tmpl w:val="FDA2F48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4C979B"/>
    <w:multiLevelType w:val="hybridMultilevel"/>
    <w:tmpl w:val="5FDC010A"/>
    <w:lvl w:ilvl="0" w:tplc="4894C5FA">
      <w:start w:val="1"/>
      <w:numFmt w:val="lowerLetter"/>
      <w:lvlText w:val="%1)"/>
      <w:lvlJc w:val="left"/>
      <w:pPr>
        <w:ind w:left="720" w:hanging="360"/>
      </w:pPr>
    </w:lvl>
    <w:lvl w:ilvl="1" w:tplc="A71680A0">
      <w:start w:val="1"/>
      <w:numFmt w:val="lowerLetter"/>
      <w:lvlText w:val="%2."/>
      <w:lvlJc w:val="left"/>
      <w:pPr>
        <w:ind w:left="1440" w:hanging="360"/>
      </w:pPr>
    </w:lvl>
    <w:lvl w:ilvl="2" w:tplc="ED74FF60">
      <w:start w:val="1"/>
      <w:numFmt w:val="lowerRoman"/>
      <w:lvlText w:val="%3."/>
      <w:lvlJc w:val="right"/>
      <w:pPr>
        <w:ind w:left="2160" w:hanging="180"/>
      </w:pPr>
    </w:lvl>
    <w:lvl w:ilvl="3" w:tplc="AD809DDE">
      <w:start w:val="1"/>
      <w:numFmt w:val="decimal"/>
      <w:lvlText w:val="%4."/>
      <w:lvlJc w:val="left"/>
      <w:pPr>
        <w:ind w:left="2880" w:hanging="360"/>
      </w:pPr>
    </w:lvl>
    <w:lvl w:ilvl="4" w:tplc="D1322054">
      <w:start w:val="1"/>
      <w:numFmt w:val="lowerLetter"/>
      <w:lvlText w:val="%5."/>
      <w:lvlJc w:val="left"/>
      <w:pPr>
        <w:ind w:left="3600" w:hanging="360"/>
      </w:pPr>
    </w:lvl>
    <w:lvl w:ilvl="5" w:tplc="C01213DC">
      <w:start w:val="1"/>
      <w:numFmt w:val="lowerRoman"/>
      <w:lvlText w:val="%6."/>
      <w:lvlJc w:val="right"/>
      <w:pPr>
        <w:ind w:left="4320" w:hanging="180"/>
      </w:pPr>
    </w:lvl>
    <w:lvl w:ilvl="6" w:tplc="61440A72">
      <w:start w:val="1"/>
      <w:numFmt w:val="decimal"/>
      <w:lvlText w:val="%7."/>
      <w:lvlJc w:val="left"/>
      <w:pPr>
        <w:ind w:left="5040" w:hanging="360"/>
      </w:pPr>
    </w:lvl>
    <w:lvl w:ilvl="7" w:tplc="35AC6CA0">
      <w:start w:val="1"/>
      <w:numFmt w:val="lowerLetter"/>
      <w:lvlText w:val="%8."/>
      <w:lvlJc w:val="left"/>
      <w:pPr>
        <w:ind w:left="5760" w:hanging="360"/>
      </w:pPr>
    </w:lvl>
    <w:lvl w:ilvl="8" w:tplc="9D16C826">
      <w:start w:val="1"/>
      <w:numFmt w:val="lowerRoman"/>
      <w:lvlText w:val="%9."/>
      <w:lvlJc w:val="right"/>
      <w:pPr>
        <w:ind w:left="6480" w:hanging="180"/>
      </w:pPr>
    </w:lvl>
  </w:abstractNum>
  <w:abstractNum w:abstractNumId="2" w15:restartNumberingAfterBreak="0">
    <w:nsid w:val="071C78DF"/>
    <w:multiLevelType w:val="hybridMultilevel"/>
    <w:tmpl w:val="A976862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3E6096"/>
    <w:multiLevelType w:val="hybridMultilevel"/>
    <w:tmpl w:val="1A6CE8D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4C918A2"/>
    <w:multiLevelType w:val="hybridMultilevel"/>
    <w:tmpl w:val="87A8CA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283FD6"/>
    <w:multiLevelType w:val="hybridMultilevel"/>
    <w:tmpl w:val="7D464C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D370E78"/>
    <w:multiLevelType w:val="hybridMultilevel"/>
    <w:tmpl w:val="7988E0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D8DFB26"/>
    <w:multiLevelType w:val="hybridMultilevel"/>
    <w:tmpl w:val="6F7C57B4"/>
    <w:lvl w:ilvl="0" w:tplc="F45644AA">
      <w:start w:val="1"/>
      <w:numFmt w:val="upperLetter"/>
      <w:lvlText w:val="%1)"/>
      <w:lvlJc w:val="left"/>
      <w:pPr>
        <w:ind w:left="720" w:hanging="360"/>
      </w:pPr>
    </w:lvl>
    <w:lvl w:ilvl="1" w:tplc="C4BACD8C">
      <w:start w:val="1"/>
      <w:numFmt w:val="lowerLetter"/>
      <w:lvlText w:val="%2."/>
      <w:lvlJc w:val="left"/>
      <w:pPr>
        <w:ind w:left="1440" w:hanging="360"/>
      </w:pPr>
    </w:lvl>
    <w:lvl w:ilvl="2" w:tplc="32881704">
      <w:start w:val="1"/>
      <w:numFmt w:val="lowerRoman"/>
      <w:lvlText w:val="%3."/>
      <w:lvlJc w:val="right"/>
      <w:pPr>
        <w:ind w:left="2160" w:hanging="180"/>
      </w:pPr>
    </w:lvl>
    <w:lvl w:ilvl="3" w:tplc="7C44B662">
      <w:start w:val="1"/>
      <w:numFmt w:val="decimal"/>
      <w:lvlText w:val="%4."/>
      <w:lvlJc w:val="left"/>
      <w:pPr>
        <w:ind w:left="2880" w:hanging="360"/>
      </w:pPr>
    </w:lvl>
    <w:lvl w:ilvl="4" w:tplc="5C824DB4">
      <w:start w:val="1"/>
      <w:numFmt w:val="lowerLetter"/>
      <w:lvlText w:val="%5."/>
      <w:lvlJc w:val="left"/>
      <w:pPr>
        <w:ind w:left="3600" w:hanging="360"/>
      </w:pPr>
    </w:lvl>
    <w:lvl w:ilvl="5" w:tplc="7FA09966">
      <w:start w:val="1"/>
      <w:numFmt w:val="lowerRoman"/>
      <w:lvlText w:val="%6."/>
      <w:lvlJc w:val="right"/>
      <w:pPr>
        <w:ind w:left="4320" w:hanging="180"/>
      </w:pPr>
    </w:lvl>
    <w:lvl w:ilvl="6" w:tplc="4E58F896">
      <w:start w:val="1"/>
      <w:numFmt w:val="decimal"/>
      <w:lvlText w:val="%7."/>
      <w:lvlJc w:val="left"/>
      <w:pPr>
        <w:ind w:left="5040" w:hanging="360"/>
      </w:pPr>
    </w:lvl>
    <w:lvl w:ilvl="7" w:tplc="3E9C44EA">
      <w:start w:val="1"/>
      <w:numFmt w:val="lowerLetter"/>
      <w:lvlText w:val="%8."/>
      <w:lvlJc w:val="left"/>
      <w:pPr>
        <w:ind w:left="5760" w:hanging="360"/>
      </w:pPr>
    </w:lvl>
    <w:lvl w:ilvl="8" w:tplc="4D922A86">
      <w:start w:val="1"/>
      <w:numFmt w:val="lowerRoman"/>
      <w:lvlText w:val="%9."/>
      <w:lvlJc w:val="right"/>
      <w:pPr>
        <w:ind w:left="6480" w:hanging="180"/>
      </w:pPr>
    </w:lvl>
  </w:abstractNum>
  <w:abstractNum w:abstractNumId="8" w15:restartNumberingAfterBreak="0">
    <w:nsid w:val="24C25A8B"/>
    <w:multiLevelType w:val="hybridMultilevel"/>
    <w:tmpl w:val="80CCA4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52705AA"/>
    <w:multiLevelType w:val="hybridMultilevel"/>
    <w:tmpl w:val="F5FEBF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F36159"/>
    <w:multiLevelType w:val="hybridMultilevel"/>
    <w:tmpl w:val="8766D00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E7041AF"/>
    <w:multiLevelType w:val="hybridMultilevel"/>
    <w:tmpl w:val="422881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492019C"/>
    <w:multiLevelType w:val="hybridMultilevel"/>
    <w:tmpl w:val="D3F8782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9094819"/>
    <w:multiLevelType w:val="hybridMultilevel"/>
    <w:tmpl w:val="70781F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A44791D"/>
    <w:multiLevelType w:val="hybridMultilevel"/>
    <w:tmpl w:val="B472169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2AF0503"/>
    <w:multiLevelType w:val="hybridMultilevel"/>
    <w:tmpl w:val="89D052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5CB467B"/>
    <w:multiLevelType w:val="hybridMultilevel"/>
    <w:tmpl w:val="EDA0BF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D4005CA"/>
    <w:multiLevelType w:val="hybridMultilevel"/>
    <w:tmpl w:val="65C232E2"/>
    <w:lvl w:ilvl="0" w:tplc="8D00B542">
      <w:start w:val="1"/>
      <w:numFmt w:val="lowerLetter"/>
      <w:lvlText w:val="%1)"/>
      <w:lvlJc w:val="left"/>
      <w:pPr>
        <w:ind w:left="720" w:hanging="360"/>
      </w:pPr>
    </w:lvl>
    <w:lvl w:ilvl="1" w:tplc="4FC0D910">
      <w:start w:val="1"/>
      <w:numFmt w:val="lowerLetter"/>
      <w:lvlText w:val="%2."/>
      <w:lvlJc w:val="left"/>
      <w:pPr>
        <w:ind w:left="1440" w:hanging="360"/>
      </w:pPr>
    </w:lvl>
    <w:lvl w:ilvl="2" w:tplc="D2A828C0">
      <w:start w:val="1"/>
      <w:numFmt w:val="lowerRoman"/>
      <w:lvlText w:val="%3."/>
      <w:lvlJc w:val="right"/>
      <w:pPr>
        <w:ind w:left="2160" w:hanging="180"/>
      </w:pPr>
    </w:lvl>
    <w:lvl w:ilvl="3" w:tplc="994C8B44">
      <w:start w:val="1"/>
      <w:numFmt w:val="decimal"/>
      <w:lvlText w:val="%4."/>
      <w:lvlJc w:val="left"/>
      <w:pPr>
        <w:ind w:left="2880" w:hanging="360"/>
      </w:pPr>
    </w:lvl>
    <w:lvl w:ilvl="4" w:tplc="2312CF0E">
      <w:start w:val="1"/>
      <w:numFmt w:val="lowerLetter"/>
      <w:lvlText w:val="%5."/>
      <w:lvlJc w:val="left"/>
      <w:pPr>
        <w:ind w:left="3600" w:hanging="360"/>
      </w:pPr>
    </w:lvl>
    <w:lvl w:ilvl="5" w:tplc="DBA03502">
      <w:start w:val="1"/>
      <w:numFmt w:val="lowerRoman"/>
      <w:lvlText w:val="%6."/>
      <w:lvlJc w:val="right"/>
      <w:pPr>
        <w:ind w:left="4320" w:hanging="180"/>
      </w:pPr>
    </w:lvl>
    <w:lvl w:ilvl="6" w:tplc="E20A48CC">
      <w:start w:val="1"/>
      <w:numFmt w:val="decimal"/>
      <w:lvlText w:val="%7."/>
      <w:lvlJc w:val="left"/>
      <w:pPr>
        <w:ind w:left="5040" w:hanging="360"/>
      </w:pPr>
    </w:lvl>
    <w:lvl w:ilvl="7" w:tplc="271CA4E0">
      <w:start w:val="1"/>
      <w:numFmt w:val="lowerLetter"/>
      <w:lvlText w:val="%8."/>
      <w:lvlJc w:val="left"/>
      <w:pPr>
        <w:ind w:left="5760" w:hanging="360"/>
      </w:pPr>
    </w:lvl>
    <w:lvl w:ilvl="8" w:tplc="8D2A29CC">
      <w:start w:val="1"/>
      <w:numFmt w:val="lowerRoman"/>
      <w:lvlText w:val="%9."/>
      <w:lvlJc w:val="right"/>
      <w:pPr>
        <w:ind w:left="6480" w:hanging="180"/>
      </w:pPr>
    </w:lvl>
  </w:abstractNum>
  <w:abstractNum w:abstractNumId="18" w15:restartNumberingAfterBreak="0">
    <w:nsid w:val="508B1C71"/>
    <w:multiLevelType w:val="hybridMultilevel"/>
    <w:tmpl w:val="A5A2EB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44936AC"/>
    <w:multiLevelType w:val="hybridMultilevel"/>
    <w:tmpl w:val="4EFEDDB8"/>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5C6436A5"/>
    <w:multiLevelType w:val="hybridMultilevel"/>
    <w:tmpl w:val="416EA47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EAF2566"/>
    <w:multiLevelType w:val="hybridMultilevel"/>
    <w:tmpl w:val="9FF6347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90E0449"/>
    <w:multiLevelType w:val="hybridMultilevel"/>
    <w:tmpl w:val="1AF2009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F706334"/>
    <w:multiLevelType w:val="hybridMultilevel"/>
    <w:tmpl w:val="8BDE554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FCD6D76"/>
    <w:multiLevelType w:val="hybridMultilevel"/>
    <w:tmpl w:val="895E3AF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1D61352"/>
    <w:multiLevelType w:val="hybridMultilevel"/>
    <w:tmpl w:val="B43041B0"/>
    <w:lvl w:ilvl="0" w:tplc="8C0042C6">
      <w:start w:val="1"/>
      <w:numFmt w:val="lowerLetter"/>
      <w:lvlText w:val="%1)"/>
      <w:lvlJc w:val="left"/>
      <w:pPr>
        <w:ind w:left="720" w:hanging="360"/>
      </w:pPr>
    </w:lvl>
    <w:lvl w:ilvl="1" w:tplc="012EB732">
      <w:start w:val="1"/>
      <w:numFmt w:val="lowerLetter"/>
      <w:lvlText w:val="%2."/>
      <w:lvlJc w:val="left"/>
      <w:pPr>
        <w:ind w:left="1440" w:hanging="360"/>
      </w:pPr>
    </w:lvl>
    <w:lvl w:ilvl="2" w:tplc="B2004D2E">
      <w:start w:val="1"/>
      <w:numFmt w:val="lowerRoman"/>
      <w:lvlText w:val="%3."/>
      <w:lvlJc w:val="right"/>
      <w:pPr>
        <w:ind w:left="2160" w:hanging="180"/>
      </w:pPr>
    </w:lvl>
    <w:lvl w:ilvl="3" w:tplc="4F2018FE">
      <w:start w:val="1"/>
      <w:numFmt w:val="decimal"/>
      <w:lvlText w:val="%4."/>
      <w:lvlJc w:val="left"/>
      <w:pPr>
        <w:ind w:left="2880" w:hanging="360"/>
      </w:pPr>
    </w:lvl>
    <w:lvl w:ilvl="4" w:tplc="061EEDB8">
      <w:start w:val="1"/>
      <w:numFmt w:val="lowerLetter"/>
      <w:lvlText w:val="%5."/>
      <w:lvlJc w:val="left"/>
      <w:pPr>
        <w:ind w:left="3600" w:hanging="360"/>
      </w:pPr>
    </w:lvl>
    <w:lvl w:ilvl="5" w:tplc="3AF645AC">
      <w:start w:val="1"/>
      <w:numFmt w:val="lowerRoman"/>
      <w:lvlText w:val="%6."/>
      <w:lvlJc w:val="right"/>
      <w:pPr>
        <w:ind w:left="4320" w:hanging="180"/>
      </w:pPr>
    </w:lvl>
    <w:lvl w:ilvl="6" w:tplc="595A3644">
      <w:start w:val="1"/>
      <w:numFmt w:val="decimal"/>
      <w:lvlText w:val="%7."/>
      <w:lvlJc w:val="left"/>
      <w:pPr>
        <w:ind w:left="5040" w:hanging="360"/>
      </w:pPr>
    </w:lvl>
    <w:lvl w:ilvl="7" w:tplc="3D904904">
      <w:start w:val="1"/>
      <w:numFmt w:val="lowerLetter"/>
      <w:lvlText w:val="%8."/>
      <w:lvlJc w:val="left"/>
      <w:pPr>
        <w:ind w:left="5760" w:hanging="360"/>
      </w:pPr>
    </w:lvl>
    <w:lvl w:ilvl="8" w:tplc="9DE84EB8">
      <w:start w:val="1"/>
      <w:numFmt w:val="lowerRoman"/>
      <w:lvlText w:val="%9."/>
      <w:lvlJc w:val="right"/>
      <w:pPr>
        <w:ind w:left="6480" w:hanging="180"/>
      </w:pPr>
    </w:lvl>
  </w:abstractNum>
  <w:abstractNum w:abstractNumId="26" w15:restartNumberingAfterBreak="0">
    <w:nsid w:val="7A224C24"/>
    <w:multiLevelType w:val="hybridMultilevel"/>
    <w:tmpl w:val="8C3E86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41953900">
    <w:abstractNumId w:val="1"/>
  </w:num>
  <w:num w:numId="2" w16cid:durableId="1211839255">
    <w:abstractNumId w:val="2"/>
  </w:num>
  <w:num w:numId="3" w16cid:durableId="617956495">
    <w:abstractNumId w:val="8"/>
  </w:num>
  <w:num w:numId="4" w16cid:durableId="329217768">
    <w:abstractNumId w:val="26"/>
  </w:num>
  <w:num w:numId="5" w16cid:durableId="787705791">
    <w:abstractNumId w:val="25"/>
  </w:num>
  <w:num w:numId="6" w16cid:durableId="1763447895">
    <w:abstractNumId w:val="4"/>
  </w:num>
  <w:num w:numId="7" w16cid:durableId="729184583">
    <w:abstractNumId w:val="5"/>
  </w:num>
  <w:num w:numId="8" w16cid:durableId="1731224020">
    <w:abstractNumId w:val="9"/>
  </w:num>
  <w:num w:numId="9" w16cid:durableId="1266575473">
    <w:abstractNumId w:val="17"/>
  </w:num>
  <w:num w:numId="10" w16cid:durableId="1401057884">
    <w:abstractNumId w:val="11"/>
  </w:num>
  <w:num w:numId="11" w16cid:durableId="398289790">
    <w:abstractNumId w:val="6"/>
  </w:num>
  <w:num w:numId="12" w16cid:durableId="1821724190">
    <w:abstractNumId w:val="13"/>
  </w:num>
  <w:num w:numId="13" w16cid:durableId="1164006332">
    <w:abstractNumId w:val="10"/>
  </w:num>
  <w:num w:numId="14" w16cid:durableId="233708955">
    <w:abstractNumId w:val="19"/>
  </w:num>
  <w:num w:numId="15" w16cid:durableId="1307200864">
    <w:abstractNumId w:val="22"/>
  </w:num>
  <w:num w:numId="16" w16cid:durableId="41638350">
    <w:abstractNumId w:val="18"/>
  </w:num>
  <w:num w:numId="17" w16cid:durableId="23141533">
    <w:abstractNumId w:val="21"/>
  </w:num>
  <w:num w:numId="18" w16cid:durableId="732854225">
    <w:abstractNumId w:val="15"/>
  </w:num>
  <w:num w:numId="19" w16cid:durableId="4332510">
    <w:abstractNumId w:val="3"/>
  </w:num>
  <w:num w:numId="20" w16cid:durableId="1514298441">
    <w:abstractNumId w:val="24"/>
  </w:num>
  <w:num w:numId="21" w16cid:durableId="1385563945">
    <w:abstractNumId w:val="7"/>
  </w:num>
  <w:num w:numId="22" w16cid:durableId="179055178">
    <w:abstractNumId w:val="0"/>
  </w:num>
  <w:num w:numId="23" w16cid:durableId="214313879">
    <w:abstractNumId w:val="16"/>
  </w:num>
  <w:num w:numId="24" w16cid:durableId="1541357717">
    <w:abstractNumId w:val="23"/>
  </w:num>
  <w:num w:numId="25" w16cid:durableId="235171300">
    <w:abstractNumId w:val="20"/>
  </w:num>
  <w:num w:numId="26" w16cid:durableId="819228776">
    <w:abstractNumId w:val="12"/>
  </w:num>
  <w:num w:numId="27" w16cid:durableId="180626806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Antonio Martínez Peiró">
    <w15:presenceInfo w15:providerId="AD" w15:userId="S::mpeiro@upv.edu.es::2092176c-a626-4c09-9148-bbe9001c96bf"/>
  </w15:person>
  <w15:person w15:author="Pau Salvador Llàcer">
    <w15:presenceInfo w15:providerId="AD" w15:userId="S::pasallla@upv.edu.es::f97dcdd1-6cbe-4821-9ffd-58c2a442ae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D1C"/>
    <w:rsid w:val="00003BFC"/>
    <w:rsid w:val="0000414D"/>
    <w:rsid w:val="00016C93"/>
    <w:rsid w:val="00020433"/>
    <w:rsid w:val="0003210E"/>
    <w:rsid w:val="00032486"/>
    <w:rsid w:val="00042F82"/>
    <w:rsid w:val="0005063F"/>
    <w:rsid w:val="00050D26"/>
    <w:rsid w:val="00052B88"/>
    <w:rsid w:val="0006049A"/>
    <w:rsid w:val="000605A2"/>
    <w:rsid w:val="00064163"/>
    <w:rsid w:val="0007096D"/>
    <w:rsid w:val="00074221"/>
    <w:rsid w:val="00086C6B"/>
    <w:rsid w:val="0009382D"/>
    <w:rsid w:val="000A205D"/>
    <w:rsid w:val="000A5121"/>
    <w:rsid w:val="000B1FFA"/>
    <w:rsid w:val="000B5254"/>
    <w:rsid w:val="000B61CA"/>
    <w:rsid w:val="000C1D71"/>
    <w:rsid w:val="000C2EB7"/>
    <w:rsid w:val="000D0581"/>
    <w:rsid w:val="000D1F41"/>
    <w:rsid w:val="000D5924"/>
    <w:rsid w:val="000D6C50"/>
    <w:rsid w:val="000D7BA8"/>
    <w:rsid w:val="000E5DBE"/>
    <w:rsid w:val="000E72EA"/>
    <w:rsid w:val="000E7B9E"/>
    <w:rsid w:val="000F5D3C"/>
    <w:rsid w:val="00100C7C"/>
    <w:rsid w:val="00101CBA"/>
    <w:rsid w:val="00121667"/>
    <w:rsid w:val="00125542"/>
    <w:rsid w:val="00125723"/>
    <w:rsid w:val="00126BA3"/>
    <w:rsid w:val="001330C0"/>
    <w:rsid w:val="001462F8"/>
    <w:rsid w:val="001716C2"/>
    <w:rsid w:val="001733CE"/>
    <w:rsid w:val="00175DC5"/>
    <w:rsid w:val="0018118D"/>
    <w:rsid w:val="001815D5"/>
    <w:rsid w:val="0018188F"/>
    <w:rsid w:val="00184A69"/>
    <w:rsid w:val="001971C4"/>
    <w:rsid w:val="00197DAA"/>
    <w:rsid w:val="001B4AFD"/>
    <w:rsid w:val="001C21A9"/>
    <w:rsid w:val="001C69CA"/>
    <w:rsid w:val="001D0946"/>
    <w:rsid w:val="001D3F60"/>
    <w:rsid w:val="001E053E"/>
    <w:rsid w:val="001E6C96"/>
    <w:rsid w:val="001F0117"/>
    <w:rsid w:val="001F4D78"/>
    <w:rsid w:val="001F501D"/>
    <w:rsid w:val="00212009"/>
    <w:rsid w:val="00213414"/>
    <w:rsid w:val="00217F48"/>
    <w:rsid w:val="00221D95"/>
    <w:rsid w:val="00222FCB"/>
    <w:rsid w:val="0022482B"/>
    <w:rsid w:val="00230945"/>
    <w:rsid w:val="00246C4F"/>
    <w:rsid w:val="00261CE7"/>
    <w:rsid w:val="0026449F"/>
    <w:rsid w:val="00266F4F"/>
    <w:rsid w:val="0028322D"/>
    <w:rsid w:val="00285AEF"/>
    <w:rsid w:val="00286707"/>
    <w:rsid w:val="00294BEF"/>
    <w:rsid w:val="002A0626"/>
    <w:rsid w:val="002B3CE9"/>
    <w:rsid w:val="002C532F"/>
    <w:rsid w:val="002D5B01"/>
    <w:rsid w:val="002D73CE"/>
    <w:rsid w:val="002E219F"/>
    <w:rsid w:val="002E4054"/>
    <w:rsid w:val="002F3357"/>
    <w:rsid w:val="00315D1C"/>
    <w:rsid w:val="00316AB0"/>
    <w:rsid w:val="00324CD0"/>
    <w:rsid w:val="003309D0"/>
    <w:rsid w:val="0033792D"/>
    <w:rsid w:val="0036114B"/>
    <w:rsid w:val="003663FA"/>
    <w:rsid w:val="003716D2"/>
    <w:rsid w:val="0037170D"/>
    <w:rsid w:val="00376240"/>
    <w:rsid w:val="00382D37"/>
    <w:rsid w:val="0038765C"/>
    <w:rsid w:val="00392580"/>
    <w:rsid w:val="0039598E"/>
    <w:rsid w:val="003A1D77"/>
    <w:rsid w:val="003B22C5"/>
    <w:rsid w:val="003B7B6C"/>
    <w:rsid w:val="003C5E0A"/>
    <w:rsid w:val="003D0EE6"/>
    <w:rsid w:val="003D10C3"/>
    <w:rsid w:val="003D579F"/>
    <w:rsid w:val="003E7D06"/>
    <w:rsid w:val="003E7FDA"/>
    <w:rsid w:val="003F004B"/>
    <w:rsid w:val="003F046B"/>
    <w:rsid w:val="003F64A4"/>
    <w:rsid w:val="00402B6E"/>
    <w:rsid w:val="00410706"/>
    <w:rsid w:val="00416214"/>
    <w:rsid w:val="00417803"/>
    <w:rsid w:val="00421B62"/>
    <w:rsid w:val="00423D28"/>
    <w:rsid w:val="00427926"/>
    <w:rsid w:val="00430818"/>
    <w:rsid w:val="00434A77"/>
    <w:rsid w:val="00434B89"/>
    <w:rsid w:val="00436C47"/>
    <w:rsid w:val="00441173"/>
    <w:rsid w:val="0044238B"/>
    <w:rsid w:val="00444289"/>
    <w:rsid w:val="00455B2C"/>
    <w:rsid w:val="004655E5"/>
    <w:rsid w:val="00473EE8"/>
    <w:rsid w:val="004817EC"/>
    <w:rsid w:val="00486324"/>
    <w:rsid w:val="00487FE9"/>
    <w:rsid w:val="0049036E"/>
    <w:rsid w:val="0049555C"/>
    <w:rsid w:val="004968D3"/>
    <w:rsid w:val="00497971"/>
    <w:rsid w:val="004A255F"/>
    <w:rsid w:val="004A5604"/>
    <w:rsid w:val="004B3D87"/>
    <w:rsid w:val="004C06C3"/>
    <w:rsid w:val="004C1C0A"/>
    <w:rsid w:val="004C44D4"/>
    <w:rsid w:val="004D020E"/>
    <w:rsid w:val="004D344F"/>
    <w:rsid w:val="004D4171"/>
    <w:rsid w:val="004E2608"/>
    <w:rsid w:val="005001FB"/>
    <w:rsid w:val="0050762B"/>
    <w:rsid w:val="005108CD"/>
    <w:rsid w:val="00522194"/>
    <w:rsid w:val="005277A8"/>
    <w:rsid w:val="0053266A"/>
    <w:rsid w:val="00536CB1"/>
    <w:rsid w:val="005470D9"/>
    <w:rsid w:val="00550CBD"/>
    <w:rsid w:val="00555F58"/>
    <w:rsid w:val="00562DE6"/>
    <w:rsid w:val="005678E3"/>
    <w:rsid w:val="005703C8"/>
    <w:rsid w:val="005723B1"/>
    <w:rsid w:val="005728A0"/>
    <w:rsid w:val="005922E5"/>
    <w:rsid w:val="005943F6"/>
    <w:rsid w:val="005969A3"/>
    <w:rsid w:val="005A2CDE"/>
    <w:rsid w:val="005A377D"/>
    <w:rsid w:val="005B409C"/>
    <w:rsid w:val="005D3A2A"/>
    <w:rsid w:val="005D5825"/>
    <w:rsid w:val="005E74D9"/>
    <w:rsid w:val="0060321E"/>
    <w:rsid w:val="00603578"/>
    <w:rsid w:val="00605DA1"/>
    <w:rsid w:val="00610973"/>
    <w:rsid w:val="00621F0D"/>
    <w:rsid w:val="00630E3A"/>
    <w:rsid w:val="00636123"/>
    <w:rsid w:val="00640623"/>
    <w:rsid w:val="00642A5B"/>
    <w:rsid w:val="00646864"/>
    <w:rsid w:val="00665693"/>
    <w:rsid w:val="006658CC"/>
    <w:rsid w:val="0068311C"/>
    <w:rsid w:val="00683AF2"/>
    <w:rsid w:val="00687CDB"/>
    <w:rsid w:val="0069655B"/>
    <w:rsid w:val="006A0285"/>
    <w:rsid w:val="006A5BB5"/>
    <w:rsid w:val="006B1C31"/>
    <w:rsid w:val="006B2279"/>
    <w:rsid w:val="006B4EF0"/>
    <w:rsid w:val="006B61B0"/>
    <w:rsid w:val="006B7E21"/>
    <w:rsid w:val="006C4258"/>
    <w:rsid w:val="006C5517"/>
    <w:rsid w:val="006C7375"/>
    <w:rsid w:val="006C76F4"/>
    <w:rsid w:val="006D3B45"/>
    <w:rsid w:val="006E01FE"/>
    <w:rsid w:val="006E19D1"/>
    <w:rsid w:val="006E2595"/>
    <w:rsid w:val="006E4B34"/>
    <w:rsid w:val="006F6F0A"/>
    <w:rsid w:val="0070111E"/>
    <w:rsid w:val="007038A5"/>
    <w:rsid w:val="00707DE5"/>
    <w:rsid w:val="00713A0A"/>
    <w:rsid w:val="007200E8"/>
    <w:rsid w:val="00720277"/>
    <w:rsid w:val="007235B9"/>
    <w:rsid w:val="00726D46"/>
    <w:rsid w:val="0073260F"/>
    <w:rsid w:val="00733748"/>
    <w:rsid w:val="0074385F"/>
    <w:rsid w:val="00747B03"/>
    <w:rsid w:val="00756EA2"/>
    <w:rsid w:val="00761DF7"/>
    <w:rsid w:val="00767B30"/>
    <w:rsid w:val="007756BB"/>
    <w:rsid w:val="007830E2"/>
    <w:rsid w:val="00785431"/>
    <w:rsid w:val="0078797A"/>
    <w:rsid w:val="00790644"/>
    <w:rsid w:val="0079694F"/>
    <w:rsid w:val="007A056C"/>
    <w:rsid w:val="007A3CEE"/>
    <w:rsid w:val="007A5082"/>
    <w:rsid w:val="007A6F41"/>
    <w:rsid w:val="007B1556"/>
    <w:rsid w:val="007B31C5"/>
    <w:rsid w:val="007B5DA6"/>
    <w:rsid w:val="007B5DB1"/>
    <w:rsid w:val="007D5DD8"/>
    <w:rsid w:val="007E19F9"/>
    <w:rsid w:val="007F23E2"/>
    <w:rsid w:val="007F2ADE"/>
    <w:rsid w:val="0080626F"/>
    <w:rsid w:val="00807D25"/>
    <w:rsid w:val="00813B97"/>
    <w:rsid w:val="00814852"/>
    <w:rsid w:val="008215CE"/>
    <w:rsid w:val="008253EA"/>
    <w:rsid w:val="00825627"/>
    <w:rsid w:val="00825A00"/>
    <w:rsid w:val="008323BB"/>
    <w:rsid w:val="00834025"/>
    <w:rsid w:val="0084097A"/>
    <w:rsid w:val="00841457"/>
    <w:rsid w:val="0085075E"/>
    <w:rsid w:val="00855BF5"/>
    <w:rsid w:val="00863542"/>
    <w:rsid w:val="00863B8D"/>
    <w:rsid w:val="008717EF"/>
    <w:rsid w:val="00872D99"/>
    <w:rsid w:val="00874195"/>
    <w:rsid w:val="0087694E"/>
    <w:rsid w:val="008776BF"/>
    <w:rsid w:val="008944F3"/>
    <w:rsid w:val="008A793B"/>
    <w:rsid w:val="008B6097"/>
    <w:rsid w:val="008E481D"/>
    <w:rsid w:val="008E7FC4"/>
    <w:rsid w:val="008F1BB0"/>
    <w:rsid w:val="008F3C79"/>
    <w:rsid w:val="008F7343"/>
    <w:rsid w:val="008F7539"/>
    <w:rsid w:val="00902203"/>
    <w:rsid w:val="009029AC"/>
    <w:rsid w:val="00915C6E"/>
    <w:rsid w:val="00922421"/>
    <w:rsid w:val="00923F73"/>
    <w:rsid w:val="009242E0"/>
    <w:rsid w:val="009260E7"/>
    <w:rsid w:val="0093053E"/>
    <w:rsid w:val="00931780"/>
    <w:rsid w:val="00932A50"/>
    <w:rsid w:val="009335B3"/>
    <w:rsid w:val="00941ACC"/>
    <w:rsid w:val="009426E9"/>
    <w:rsid w:val="00943A59"/>
    <w:rsid w:val="009459D2"/>
    <w:rsid w:val="009511E3"/>
    <w:rsid w:val="00951B76"/>
    <w:rsid w:val="00956920"/>
    <w:rsid w:val="0096236E"/>
    <w:rsid w:val="009626F3"/>
    <w:rsid w:val="009638B2"/>
    <w:rsid w:val="009646A1"/>
    <w:rsid w:val="00980886"/>
    <w:rsid w:val="009A0300"/>
    <w:rsid w:val="009A04C3"/>
    <w:rsid w:val="009A5ADD"/>
    <w:rsid w:val="009A706E"/>
    <w:rsid w:val="009B0A01"/>
    <w:rsid w:val="009B3A98"/>
    <w:rsid w:val="009B46C7"/>
    <w:rsid w:val="009B5202"/>
    <w:rsid w:val="009B5B5D"/>
    <w:rsid w:val="009C17AB"/>
    <w:rsid w:val="009C6784"/>
    <w:rsid w:val="009D5438"/>
    <w:rsid w:val="009D7300"/>
    <w:rsid w:val="009E52C2"/>
    <w:rsid w:val="009E7D6F"/>
    <w:rsid w:val="009F6A7B"/>
    <w:rsid w:val="00A03780"/>
    <w:rsid w:val="00A13817"/>
    <w:rsid w:val="00A21243"/>
    <w:rsid w:val="00A2180A"/>
    <w:rsid w:val="00A25DCC"/>
    <w:rsid w:val="00A307CF"/>
    <w:rsid w:val="00A40123"/>
    <w:rsid w:val="00A41BF4"/>
    <w:rsid w:val="00A47BE4"/>
    <w:rsid w:val="00A524D5"/>
    <w:rsid w:val="00A56DA9"/>
    <w:rsid w:val="00A57216"/>
    <w:rsid w:val="00A576E7"/>
    <w:rsid w:val="00A66EA8"/>
    <w:rsid w:val="00A700AE"/>
    <w:rsid w:val="00A7267F"/>
    <w:rsid w:val="00A727E7"/>
    <w:rsid w:val="00A753FB"/>
    <w:rsid w:val="00A90E38"/>
    <w:rsid w:val="00AA32D0"/>
    <w:rsid w:val="00AA3463"/>
    <w:rsid w:val="00AA7C57"/>
    <w:rsid w:val="00AB2AF5"/>
    <w:rsid w:val="00AB7465"/>
    <w:rsid w:val="00AC0032"/>
    <w:rsid w:val="00AC2DBB"/>
    <w:rsid w:val="00AE3E92"/>
    <w:rsid w:val="00AF2088"/>
    <w:rsid w:val="00AF4A11"/>
    <w:rsid w:val="00AF663D"/>
    <w:rsid w:val="00B046E4"/>
    <w:rsid w:val="00B325BE"/>
    <w:rsid w:val="00B32EB4"/>
    <w:rsid w:val="00B361E8"/>
    <w:rsid w:val="00B46816"/>
    <w:rsid w:val="00B50D4D"/>
    <w:rsid w:val="00B61137"/>
    <w:rsid w:val="00B62A07"/>
    <w:rsid w:val="00B7238D"/>
    <w:rsid w:val="00B732F9"/>
    <w:rsid w:val="00B743DF"/>
    <w:rsid w:val="00B820EF"/>
    <w:rsid w:val="00B84FB0"/>
    <w:rsid w:val="00B90C12"/>
    <w:rsid w:val="00B9231E"/>
    <w:rsid w:val="00BA028E"/>
    <w:rsid w:val="00BA2A2A"/>
    <w:rsid w:val="00BA35EA"/>
    <w:rsid w:val="00BB226E"/>
    <w:rsid w:val="00BB40AE"/>
    <w:rsid w:val="00BC2251"/>
    <w:rsid w:val="00BC6C4F"/>
    <w:rsid w:val="00BD0DE6"/>
    <w:rsid w:val="00BE4E7B"/>
    <w:rsid w:val="00BE59B0"/>
    <w:rsid w:val="00BE77B8"/>
    <w:rsid w:val="00C0526C"/>
    <w:rsid w:val="00C06526"/>
    <w:rsid w:val="00C0771C"/>
    <w:rsid w:val="00C10019"/>
    <w:rsid w:val="00C120D8"/>
    <w:rsid w:val="00C22B5B"/>
    <w:rsid w:val="00C26B09"/>
    <w:rsid w:val="00C31455"/>
    <w:rsid w:val="00C37BE6"/>
    <w:rsid w:val="00C4723A"/>
    <w:rsid w:val="00C50E2F"/>
    <w:rsid w:val="00C53362"/>
    <w:rsid w:val="00C54F3B"/>
    <w:rsid w:val="00C57848"/>
    <w:rsid w:val="00C611A9"/>
    <w:rsid w:val="00C67DC8"/>
    <w:rsid w:val="00C72F0A"/>
    <w:rsid w:val="00C7318B"/>
    <w:rsid w:val="00C74D93"/>
    <w:rsid w:val="00C76E99"/>
    <w:rsid w:val="00C8267D"/>
    <w:rsid w:val="00C83AD4"/>
    <w:rsid w:val="00C8610A"/>
    <w:rsid w:val="00C923CE"/>
    <w:rsid w:val="00CA1A4D"/>
    <w:rsid w:val="00CA56CF"/>
    <w:rsid w:val="00CA71EC"/>
    <w:rsid w:val="00CB0F58"/>
    <w:rsid w:val="00CB262A"/>
    <w:rsid w:val="00CB721E"/>
    <w:rsid w:val="00CC3F3C"/>
    <w:rsid w:val="00CC4ECE"/>
    <w:rsid w:val="00CD2673"/>
    <w:rsid w:val="00CD2EF3"/>
    <w:rsid w:val="00CD4402"/>
    <w:rsid w:val="00CD6684"/>
    <w:rsid w:val="00CE0EFC"/>
    <w:rsid w:val="00CE2C80"/>
    <w:rsid w:val="00CF172A"/>
    <w:rsid w:val="00D03338"/>
    <w:rsid w:val="00D11784"/>
    <w:rsid w:val="00D163A2"/>
    <w:rsid w:val="00D23B1D"/>
    <w:rsid w:val="00D245A5"/>
    <w:rsid w:val="00D30F02"/>
    <w:rsid w:val="00D316F3"/>
    <w:rsid w:val="00D34F51"/>
    <w:rsid w:val="00D363BA"/>
    <w:rsid w:val="00D64A02"/>
    <w:rsid w:val="00D65C5D"/>
    <w:rsid w:val="00D665EC"/>
    <w:rsid w:val="00D741DE"/>
    <w:rsid w:val="00D749C4"/>
    <w:rsid w:val="00D8080D"/>
    <w:rsid w:val="00D82583"/>
    <w:rsid w:val="00DA72EE"/>
    <w:rsid w:val="00DA7F13"/>
    <w:rsid w:val="00DB11BA"/>
    <w:rsid w:val="00DB1B51"/>
    <w:rsid w:val="00DC0B7A"/>
    <w:rsid w:val="00DC638C"/>
    <w:rsid w:val="00DD2CAD"/>
    <w:rsid w:val="00DD589E"/>
    <w:rsid w:val="00DE19D7"/>
    <w:rsid w:val="00DE3FB5"/>
    <w:rsid w:val="00DE7601"/>
    <w:rsid w:val="00DF7EDE"/>
    <w:rsid w:val="00E1058F"/>
    <w:rsid w:val="00E105A8"/>
    <w:rsid w:val="00E1105E"/>
    <w:rsid w:val="00E238D4"/>
    <w:rsid w:val="00E24BFA"/>
    <w:rsid w:val="00E25F7F"/>
    <w:rsid w:val="00E30442"/>
    <w:rsid w:val="00E314CB"/>
    <w:rsid w:val="00E33703"/>
    <w:rsid w:val="00E3618E"/>
    <w:rsid w:val="00E40428"/>
    <w:rsid w:val="00E4133D"/>
    <w:rsid w:val="00E4383F"/>
    <w:rsid w:val="00E43A61"/>
    <w:rsid w:val="00E53797"/>
    <w:rsid w:val="00E56694"/>
    <w:rsid w:val="00E66C97"/>
    <w:rsid w:val="00E67046"/>
    <w:rsid w:val="00E94D5A"/>
    <w:rsid w:val="00EA370B"/>
    <w:rsid w:val="00EA41E8"/>
    <w:rsid w:val="00EB59CA"/>
    <w:rsid w:val="00EC0D11"/>
    <w:rsid w:val="00EC4B7F"/>
    <w:rsid w:val="00ED0411"/>
    <w:rsid w:val="00ED75CB"/>
    <w:rsid w:val="00EE28A4"/>
    <w:rsid w:val="00EF12A0"/>
    <w:rsid w:val="00EF3424"/>
    <w:rsid w:val="00F01BFB"/>
    <w:rsid w:val="00F03299"/>
    <w:rsid w:val="00F07ECE"/>
    <w:rsid w:val="00F16E78"/>
    <w:rsid w:val="00F2301E"/>
    <w:rsid w:val="00F2338F"/>
    <w:rsid w:val="00F31B12"/>
    <w:rsid w:val="00F35B99"/>
    <w:rsid w:val="00F37F54"/>
    <w:rsid w:val="00F40922"/>
    <w:rsid w:val="00F40EE2"/>
    <w:rsid w:val="00F655FE"/>
    <w:rsid w:val="00F73273"/>
    <w:rsid w:val="00F77767"/>
    <w:rsid w:val="00F80A1E"/>
    <w:rsid w:val="00F92633"/>
    <w:rsid w:val="00F9286F"/>
    <w:rsid w:val="00F94960"/>
    <w:rsid w:val="00F96BD5"/>
    <w:rsid w:val="00FA63F6"/>
    <w:rsid w:val="00FC2410"/>
    <w:rsid w:val="00FC37B5"/>
    <w:rsid w:val="00FC45F3"/>
    <w:rsid w:val="00FC54FC"/>
    <w:rsid w:val="00FD2C20"/>
    <w:rsid w:val="00FD3372"/>
    <w:rsid w:val="00FD7014"/>
    <w:rsid w:val="00FE495D"/>
    <w:rsid w:val="00FE5D9E"/>
    <w:rsid w:val="0106E6CB"/>
    <w:rsid w:val="04BD5C1F"/>
    <w:rsid w:val="04E6AC23"/>
    <w:rsid w:val="050B02D5"/>
    <w:rsid w:val="06D55835"/>
    <w:rsid w:val="0896CD14"/>
    <w:rsid w:val="08E4E312"/>
    <w:rsid w:val="0977F622"/>
    <w:rsid w:val="0BBAC52C"/>
    <w:rsid w:val="0D3F639A"/>
    <w:rsid w:val="0D872E6C"/>
    <w:rsid w:val="0E03D5C6"/>
    <w:rsid w:val="0E89FC42"/>
    <w:rsid w:val="0EC1C113"/>
    <w:rsid w:val="0EC4742A"/>
    <w:rsid w:val="0EEED11E"/>
    <w:rsid w:val="0F878595"/>
    <w:rsid w:val="0FA03B92"/>
    <w:rsid w:val="0FE63B4D"/>
    <w:rsid w:val="10BA0450"/>
    <w:rsid w:val="11CFF575"/>
    <w:rsid w:val="11EF845A"/>
    <w:rsid w:val="1456E69A"/>
    <w:rsid w:val="14781685"/>
    <w:rsid w:val="162261B7"/>
    <w:rsid w:val="16BE2A93"/>
    <w:rsid w:val="17166316"/>
    <w:rsid w:val="18C74E6A"/>
    <w:rsid w:val="19893900"/>
    <w:rsid w:val="1A54187A"/>
    <w:rsid w:val="1AAEF40E"/>
    <w:rsid w:val="1D767801"/>
    <w:rsid w:val="1E16D156"/>
    <w:rsid w:val="1E19910A"/>
    <w:rsid w:val="1FAB7F3E"/>
    <w:rsid w:val="210E6116"/>
    <w:rsid w:val="221FEF67"/>
    <w:rsid w:val="224B511A"/>
    <w:rsid w:val="227E770A"/>
    <w:rsid w:val="23667CB0"/>
    <w:rsid w:val="241AE984"/>
    <w:rsid w:val="24CC374B"/>
    <w:rsid w:val="2573A709"/>
    <w:rsid w:val="25FD5B8F"/>
    <w:rsid w:val="26172079"/>
    <w:rsid w:val="26A5524D"/>
    <w:rsid w:val="27543D71"/>
    <w:rsid w:val="27C820F3"/>
    <w:rsid w:val="292246C8"/>
    <w:rsid w:val="2A11370C"/>
    <w:rsid w:val="2DFD9F91"/>
    <w:rsid w:val="2E1E744C"/>
    <w:rsid w:val="2E2B7DA3"/>
    <w:rsid w:val="2EE9F431"/>
    <w:rsid w:val="2F293628"/>
    <w:rsid w:val="2F62694D"/>
    <w:rsid w:val="3010791F"/>
    <w:rsid w:val="3080CD1E"/>
    <w:rsid w:val="32710797"/>
    <w:rsid w:val="33C8F8F5"/>
    <w:rsid w:val="34A98D17"/>
    <w:rsid w:val="34BF2EC9"/>
    <w:rsid w:val="35548A23"/>
    <w:rsid w:val="3618866B"/>
    <w:rsid w:val="370ED82F"/>
    <w:rsid w:val="37214B23"/>
    <w:rsid w:val="385C14FD"/>
    <w:rsid w:val="39A670D4"/>
    <w:rsid w:val="39EA7C14"/>
    <w:rsid w:val="3AE01216"/>
    <w:rsid w:val="3B2FBBED"/>
    <w:rsid w:val="3B870676"/>
    <w:rsid w:val="3C065418"/>
    <w:rsid w:val="3C7EB448"/>
    <w:rsid w:val="3C91A5A7"/>
    <w:rsid w:val="3DD12307"/>
    <w:rsid w:val="3E0EF967"/>
    <w:rsid w:val="3F5399E7"/>
    <w:rsid w:val="3FD30D62"/>
    <w:rsid w:val="3FFA6C84"/>
    <w:rsid w:val="401884A7"/>
    <w:rsid w:val="4052937C"/>
    <w:rsid w:val="417D6043"/>
    <w:rsid w:val="423A3D01"/>
    <w:rsid w:val="44DEA97B"/>
    <w:rsid w:val="456816FA"/>
    <w:rsid w:val="461F74AF"/>
    <w:rsid w:val="483E52AC"/>
    <w:rsid w:val="490028A1"/>
    <w:rsid w:val="49CC0362"/>
    <w:rsid w:val="4A5ADA90"/>
    <w:rsid w:val="4BD02DDA"/>
    <w:rsid w:val="4BD43AD7"/>
    <w:rsid w:val="4C3911C4"/>
    <w:rsid w:val="4C4CF30D"/>
    <w:rsid w:val="4ED311EE"/>
    <w:rsid w:val="4EE8370E"/>
    <w:rsid w:val="4FF96804"/>
    <w:rsid w:val="50B5100E"/>
    <w:rsid w:val="519C4022"/>
    <w:rsid w:val="51F77443"/>
    <w:rsid w:val="525B01CE"/>
    <w:rsid w:val="52CB20FB"/>
    <w:rsid w:val="53A65797"/>
    <w:rsid w:val="53A72A70"/>
    <w:rsid w:val="53BBDAA5"/>
    <w:rsid w:val="54046EED"/>
    <w:rsid w:val="55BA0AC0"/>
    <w:rsid w:val="566DD4DA"/>
    <w:rsid w:val="5718D037"/>
    <w:rsid w:val="57398834"/>
    <w:rsid w:val="5743176A"/>
    <w:rsid w:val="57BCBE67"/>
    <w:rsid w:val="5894B96B"/>
    <w:rsid w:val="592CAF1A"/>
    <w:rsid w:val="59996183"/>
    <w:rsid w:val="59A050A6"/>
    <w:rsid w:val="5AA44E60"/>
    <w:rsid w:val="5AC82377"/>
    <w:rsid w:val="5B48FE4C"/>
    <w:rsid w:val="5BDA19A8"/>
    <w:rsid w:val="5C18D373"/>
    <w:rsid w:val="5D59F2A4"/>
    <w:rsid w:val="5FE1CAD3"/>
    <w:rsid w:val="609A9AD4"/>
    <w:rsid w:val="60A46926"/>
    <w:rsid w:val="6135A779"/>
    <w:rsid w:val="615E740C"/>
    <w:rsid w:val="6231BE98"/>
    <w:rsid w:val="626C107C"/>
    <w:rsid w:val="62702291"/>
    <w:rsid w:val="635E0604"/>
    <w:rsid w:val="63F7BD4F"/>
    <w:rsid w:val="645CB1FF"/>
    <w:rsid w:val="6731ED00"/>
    <w:rsid w:val="686FF710"/>
    <w:rsid w:val="6899E7BF"/>
    <w:rsid w:val="68A677B9"/>
    <w:rsid w:val="68EF0E03"/>
    <w:rsid w:val="6BE9FE51"/>
    <w:rsid w:val="6BEE9325"/>
    <w:rsid w:val="6C342B0B"/>
    <w:rsid w:val="6CE9549B"/>
    <w:rsid w:val="6D8D2C76"/>
    <w:rsid w:val="6DA7FE36"/>
    <w:rsid w:val="6E3C6C8D"/>
    <w:rsid w:val="6E695D82"/>
    <w:rsid w:val="700341E7"/>
    <w:rsid w:val="703DF732"/>
    <w:rsid w:val="70C03553"/>
    <w:rsid w:val="7103C26B"/>
    <w:rsid w:val="71CBD553"/>
    <w:rsid w:val="72AD41DD"/>
    <w:rsid w:val="732E5B26"/>
    <w:rsid w:val="7380FB8D"/>
    <w:rsid w:val="73D4A8D2"/>
    <w:rsid w:val="74CDA5D0"/>
    <w:rsid w:val="74D0448D"/>
    <w:rsid w:val="74D9A388"/>
    <w:rsid w:val="7596E5B7"/>
    <w:rsid w:val="759E34A8"/>
    <w:rsid w:val="760F8CAC"/>
    <w:rsid w:val="776986E3"/>
    <w:rsid w:val="78C756AF"/>
    <w:rsid w:val="78F1F2AB"/>
    <w:rsid w:val="7937DAB1"/>
    <w:rsid w:val="7951F760"/>
    <w:rsid w:val="7AE71DF2"/>
    <w:rsid w:val="7B20E11B"/>
    <w:rsid w:val="7B738409"/>
    <w:rsid w:val="7C03E7B8"/>
    <w:rsid w:val="7C2361CC"/>
    <w:rsid w:val="7C445060"/>
    <w:rsid w:val="7C53FDE4"/>
    <w:rsid w:val="7C5D03A4"/>
    <w:rsid w:val="7CC4CE43"/>
    <w:rsid w:val="7D795B60"/>
    <w:rsid w:val="7E763D21"/>
    <w:rsid w:val="7F454A41"/>
    <w:rsid w:val="7FCAB7D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60CE0"/>
  <w15:chartTrackingRefBased/>
  <w15:docId w15:val="{F2803EA7-2708-4489-8E79-3E6872DD1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5A8"/>
    <w:pPr>
      <w:jc w:val="both"/>
    </w:pPr>
    <w:rPr>
      <w:rFonts w:ascii="Times New Roman" w:hAnsi="Times New Roman"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15D1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5D1C"/>
  </w:style>
  <w:style w:type="paragraph" w:styleId="Piedepgina">
    <w:name w:val="footer"/>
    <w:basedOn w:val="Normal"/>
    <w:link w:val="PiedepginaCar"/>
    <w:uiPriority w:val="99"/>
    <w:unhideWhenUsed/>
    <w:rsid w:val="00315D1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5D1C"/>
  </w:style>
  <w:style w:type="character" w:styleId="Hipervnculo">
    <w:name w:val="Hyperlink"/>
    <w:basedOn w:val="Fuentedeprrafopredeter"/>
    <w:uiPriority w:val="99"/>
    <w:unhideWhenUsed/>
    <w:rsid w:val="00315D1C"/>
    <w:rPr>
      <w:color w:val="0563C1" w:themeColor="hyperlink"/>
      <w:u w:val="single"/>
    </w:rPr>
  </w:style>
  <w:style w:type="character" w:styleId="Mencinsinresolver">
    <w:name w:val="Unresolved Mention"/>
    <w:basedOn w:val="Fuentedeprrafopredeter"/>
    <w:uiPriority w:val="99"/>
    <w:semiHidden/>
    <w:unhideWhenUsed/>
    <w:rsid w:val="00315D1C"/>
    <w:rPr>
      <w:color w:val="605E5C"/>
      <w:shd w:val="clear" w:color="auto" w:fill="E1DFDD"/>
    </w:rPr>
  </w:style>
  <w:style w:type="paragraph" w:styleId="Textosinformato">
    <w:name w:val="Plain Text"/>
    <w:basedOn w:val="Normal"/>
    <w:link w:val="TextosinformatoCar"/>
    <w:uiPriority w:val="99"/>
    <w:unhideWhenUsed/>
    <w:rsid w:val="00EF12A0"/>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EF12A0"/>
    <w:rPr>
      <w:rFonts w:ascii="Consolas" w:hAnsi="Consolas"/>
      <w:sz w:val="21"/>
      <w:szCs w:val="21"/>
    </w:rPr>
  </w:style>
  <w:style w:type="paragraph" w:styleId="Descripcin">
    <w:name w:val="caption"/>
    <w:basedOn w:val="Normal"/>
    <w:next w:val="Normal"/>
    <w:uiPriority w:val="35"/>
    <w:unhideWhenUsed/>
    <w:qFormat/>
    <w:rsid w:val="00E67046"/>
    <w:pPr>
      <w:spacing w:after="200" w:line="240" w:lineRule="auto"/>
    </w:pPr>
    <w:rPr>
      <w:i/>
      <w:iCs/>
      <w:color w:val="44546A" w:themeColor="text2"/>
      <w:sz w:val="18"/>
      <w:szCs w:val="18"/>
    </w:rPr>
  </w:style>
  <w:style w:type="paragraph" w:styleId="Prrafodelista">
    <w:name w:val="List Paragraph"/>
    <w:basedOn w:val="Normal"/>
    <w:uiPriority w:val="34"/>
    <w:qFormat/>
    <w:rsid w:val="002B3CE9"/>
    <w:pPr>
      <w:ind w:left="720"/>
      <w:contextualSpacing/>
    </w:pPr>
  </w:style>
  <w:style w:type="paragraph" w:styleId="Revisin">
    <w:name w:val="Revision"/>
    <w:hidden/>
    <w:uiPriority w:val="99"/>
    <w:semiHidden/>
    <w:rsid w:val="00951B76"/>
    <w:pPr>
      <w:spacing w:after="0" w:line="240" w:lineRule="auto"/>
    </w:pPr>
    <w:rPr>
      <w:rFonts w:ascii="Times New Roman" w:hAnsi="Times New Roman" w:cs="Times New Roman"/>
    </w:rPr>
  </w:style>
  <w:style w:type="character" w:styleId="Refdecomentario">
    <w:name w:val="annotation reference"/>
    <w:basedOn w:val="Fuentedeprrafopredeter"/>
    <w:uiPriority w:val="99"/>
    <w:semiHidden/>
    <w:unhideWhenUsed/>
    <w:rsid w:val="00E43A61"/>
    <w:rPr>
      <w:sz w:val="16"/>
      <w:szCs w:val="16"/>
    </w:rPr>
  </w:style>
  <w:style w:type="paragraph" w:styleId="Textocomentario">
    <w:name w:val="annotation text"/>
    <w:basedOn w:val="Normal"/>
    <w:link w:val="TextocomentarioCar"/>
    <w:uiPriority w:val="99"/>
    <w:unhideWhenUsed/>
    <w:rsid w:val="00E43A61"/>
    <w:pPr>
      <w:spacing w:line="240" w:lineRule="auto"/>
    </w:pPr>
    <w:rPr>
      <w:sz w:val="20"/>
      <w:szCs w:val="20"/>
    </w:rPr>
  </w:style>
  <w:style w:type="character" w:customStyle="1" w:styleId="TextocomentarioCar">
    <w:name w:val="Texto comentario Car"/>
    <w:basedOn w:val="Fuentedeprrafopredeter"/>
    <w:link w:val="Textocomentario"/>
    <w:uiPriority w:val="99"/>
    <w:rsid w:val="00E43A61"/>
    <w:rPr>
      <w:rFonts w:ascii="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E43A61"/>
    <w:rPr>
      <w:b/>
      <w:bCs/>
    </w:rPr>
  </w:style>
  <w:style w:type="character" w:customStyle="1" w:styleId="AsuntodelcomentarioCar">
    <w:name w:val="Asunto del comentario Car"/>
    <w:basedOn w:val="TextocomentarioCar"/>
    <w:link w:val="Asuntodelcomentario"/>
    <w:uiPriority w:val="99"/>
    <w:semiHidden/>
    <w:rsid w:val="00E43A61"/>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588320">
      <w:bodyDiv w:val="1"/>
      <w:marLeft w:val="0"/>
      <w:marRight w:val="0"/>
      <w:marTop w:val="0"/>
      <w:marBottom w:val="0"/>
      <w:divBdr>
        <w:top w:val="none" w:sz="0" w:space="0" w:color="auto"/>
        <w:left w:val="none" w:sz="0" w:space="0" w:color="auto"/>
        <w:bottom w:val="none" w:sz="0" w:space="0" w:color="auto"/>
        <w:right w:val="none" w:sz="0" w:space="0" w:color="auto"/>
      </w:divBdr>
      <w:divsChild>
        <w:div w:id="914508439">
          <w:marLeft w:val="0"/>
          <w:marRight w:val="0"/>
          <w:marTop w:val="0"/>
          <w:marBottom w:val="0"/>
          <w:divBdr>
            <w:top w:val="none" w:sz="0" w:space="0" w:color="auto"/>
            <w:left w:val="none" w:sz="0" w:space="0" w:color="auto"/>
            <w:bottom w:val="none" w:sz="0" w:space="0" w:color="auto"/>
            <w:right w:val="none" w:sz="0" w:space="0" w:color="auto"/>
          </w:divBdr>
          <w:divsChild>
            <w:div w:id="1338196865">
              <w:marLeft w:val="0"/>
              <w:marRight w:val="0"/>
              <w:marTop w:val="0"/>
              <w:marBottom w:val="0"/>
              <w:divBdr>
                <w:top w:val="none" w:sz="0" w:space="0" w:color="auto"/>
                <w:left w:val="none" w:sz="0" w:space="0" w:color="auto"/>
                <w:bottom w:val="none" w:sz="0" w:space="0" w:color="auto"/>
                <w:right w:val="none" w:sz="0" w:space="0" w:color="auto"/>
              </w:divBdr>
            </w:div>
            <w:div w:id="1826431281">
              <w:marLeft w:val="0"/>
              <w:marRight w:val="0"/>
              <w:marTop w:val="0"/>
              <w:marBottom w:val="0"/>
              <w:divBdr>
                <w:top w:val="none" w:sz="0" w:space="0" w:color="auto"/>
                <w:left w:val="none" w:sz="0" w:space="0" w:color="auto"/>
                <w:bottom w:val="none" w:sz="0" w:space="0" w:color="auto"/>
                <w:right w:val="none" w:sz="0" w:space="0" w:color="auto"/>
              </w:divBdr>
            </w:div>
            <w:div w:id="202450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04933">
      <w:bodyDiv w:val="1"/>
      <w:marLeft w:val="0"/>
      <w:marRight w:val="0"/>
      <w:marTop w:val="0"/>
      <w:marBottom w:val="0"/>
      <w:divBdr>
        <w:top w:val="none" w:sz="0" w:space="0" w:color="auto"/>
        <w:left w:val="none" w:sz="0" w:space="0" w:color="auto"/>
        <w:bottom w:val="none" w:sz="0" w:space="0" w:color="auto"/>
        <w:right w:val="none" w:sz="0" w:space="0" w:color="auto"/>
      </w:divBdr>
      <w:divsChild>
        <w:div w:id="1236161997">
          <w:marLeft w:val="0"/>
          <w:marRight w:val="0"/>
          <w:marTop w:val="0"/>
          <w:marBottom w:val="0"/>
          <w:divBdr>
            <w:top w:val="none" w:sz="0" w:space="0" w:color="auto"/>
            <w:left w:val="none" w:sz="0" w:space="0" w:color="auto"/>
            <w:bottom w:val="none" w:sz="0" w:space="0" w:color="auto"/>
            <w:right w:val="none" w:sz="0" w:space="0" w:color="auto"/>
          </w:divBdr>
          <w:divsChild>
            <w:div w:id="1654219525">
              <w:marLeft w:val="0"/>
              <w:marRight w:val="0"/>
              <w:marTop w:val="0"/>
              <w:marBottom w:val="0"/>
              <w:divBdr>
                <w:top w:val="none" w:sz="0" w:space="0" w:color="auto"/>
                <w:left w:val="none" w:sz="0" w:space="0" w:color="auto"/>
                <w:bottom w:val="none" w:sz="0" w:space="0" w:color="auto"/>
                <w:right w:val="none" w:sz="0" w:space="0" w:color="auto"/>
              </w:divBdr>
            </w:div>
            <w:div w:id="188301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71534">
      <w:bodyDiv w:val="1"/>
      <w:marLeft w:val="0"/>
      <w:marRight w:val="0"/>
      <w:marTop w:val="0"/>
      <w:marBottom w:val="0"/>
      <w:divBdr>
        <w:top w:val="none" w:sz="0" w:space="0" w:color="auto"/>
        <w:left w:val="none" w:sz="0" w:space="0" w:color="auto"/>
        <w:bottom w:val="none" w:sz="0" w:space="0" w:color="auto"/>
        <w:right w:val="none" w:sz="0" w:space="0" w:color="auto"/>
      </w:divBdr>
      <w:divsChild>
        <w:div w:id="1705251632">
          <w:marLeft w:val="0"/>
          <w:marRight w:val="0"/>
          <w:marTop w:val="0"/>
          <w:marBottom w:val="0"/>
          <w:divBdr>
            <w:top w:val="none" w:sz="0" w:space="0" w:color="auto"/>
            <w:left w:val="none" w:sz="0" w:space="0" w:color="auto"/>
            <w:bottom w:val="none" w:sz="0" w:space="0" w:color="auto"/>
            <w:right w:val="none" w:sz="0" w:space="0" w:color="auto"/>
          </w:divBdr>
          <w:divsChild>
            <w:div w:id="431705698">
              <w:marLeft w:val="0"/>
              <w:marRight w:val="0"/>
              <w:marTop w:val="0"/>
              <w:marBottom w:val="0"/>
              <w:divBdr>
                <w:top w:val="none" w:sz="0" w:space="0" w:color="auto"/>
                <w:left w:val="none" w:sz="0" w:space="0" w:color="auto"/>
                <w:bottom w:val="none" w:sz="0" w:space="0" w:color="auto"/>
                <w:right w:val="none" w:sz="0" w:space="0" w:color="auto"/>
              </w:divBdr>
            </w:div>
            <w:div w:id="5916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47017">
      <w:bodyDiv w:val="1"/>
      <w:marLeft w:val="0"/>
      <w:marRight w:val="0"/>
      <w:marTop w:val="0"/>
      <w:marBottom w:val="0"/>
      <w:divBdr>
        <w:top w:val="none" w:sz="0" w:space="0" w:color="auto"/>
        <w:left w:val="none" w:sz="0" w:space="0" w:color="auto"/>
        <w:bottom w:val="none" w:sz="0" w:space="0" w:color="auto"/>
        <w:right w:val="none" w:sz="0" w:space="0" w:color="auto"/>
      </w:divBdr>
      <w:divsChild>
        <w:div w:id="597568053">
          <w:marLeft w:val="0"/>
          <w:marRight w:val="0"/>
          <w:marTop w:val="0"/>
          <w:marBottom w:val="0"/>
          <w:divBdr>
            <w:top w:val="none" w:sz="0" w:space="0" w:color="auto"/>
            <w:left w:val="none" w:sz="0" w:space="0" w:color="auto"/>
            <w:bottom w:val="none" w:sz="0" w:space="0" w:color="auto"/>
            <w:right w:val="none" w:sz="0" w:space="0" w:color="auto"/>
          </w:divBdr>
          <w:divsChild>
            <w:div w:id="3397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75047">
      <w:bodyDiv w:val="1"/>
      <w:marLeft w:val="0"/>
      <w:marRight w:val="0"/>
      <w:marTop w:val="0"/>
      <w:marBottom w:val="0"/>
      <w:divBdr>
        <w:top w:val="none" w:sz="0" w:space="0" w:color="auto"/>
        <w:left w:val="none" w:sz="0" w:space="0" w:color="auto"/>
        <w:bottom w:val="none" w:sz="0" w:space="0" w:color="auto"/>
        <w:right w:val="none" w:sz="0" w:space="0" w:color="auto"/>
      </w:divBdr>
      <w:divsChild>
        <w:div w:id="1668285736">
          <w:marLeft w:val="0"/>
          <w:marRight w:val="0"/>
          <w:marTop w:val="0"/>
          <w:marBottom w:val="0"/>
          <w:divBdr>
            <w:top w:val="none" w:sz="0" w:space="0" w:color="auto"/>
            <w:left w:val="none" w:sz="0" w:space="0" w:color="auto"/>
            <w:bottom w:val="none" w:sz="0" w:space="0" w:color="auto"/>
            <w:right w:val="none" w:sz="0" w:space="0" w:color="auto"/>
          </w:divBdr>
          <w:divsChild>
            <w:div w:id="344020869">
              <w:marLeft w:val="0"/>
              <w:marRight w:val="0"/>
              <w:marTop w:val="0"/>
              <w:marBottom w:val="0"/>
              <w:divBdr>
                <w:top w:val="none" w:sz="0" w:space="0" w:color="auto"/>
                <w:left w:val="none" w:sz="0" w:space="0" w:color="auto"/>
                <w:bottom w:val="none" w:sz="0" w:space="0" w:color="auto"/>
                <w:right w:val="none" w:sz="0" w:space="0" w:color="auto"/>
              </w:divBdr>
            </w:div>
            <w:div w:id="641891418">
              <w:marLeft w:val="0"/>
              <w:marRight w:val="0"/>
              <w:marTop w:val="0"/>
              <w:marBottom w:val="0"/>
              <w:divBdr>
                <w:top w:val="none" w:sz="0" w:space="0" w:color="auto"/>
                <w:left w:val="none" w:sz="0" w:space="0" w:color="auto"/>
                <w:bottom w:val="none" w:sz="0" w:space="0" w:color="auto"/>
                <w:right w:val="none" w:sz="0" w:space="0" w:color="auto"/>
              </w:divBdr>
            </w:div>
            <w:div w:id="676886749">
              <w:marLeft w:val="0"/>
              <w:marRight w:val="0"/>
              <w:marTop w:val="0"/>
              <w:marBottom w:val="0"/>
              <w:divBdr>
                <w:top w:val="none" w:sz="0" w:space="0" w:color="auto"/>
                <w:left w:val="none" w:sz="0" w:space="0" w:color="auto"/>
                <w:bottom w:val="none" w:sz="0" w:space="0" w:color="auto"/>
                <w:right w:val="none" w:sz="0" w:space="0" w:color="auto"/>
              </w:divBdr>
            </w:div>
            <w:div w:id="1025133709">
              <w:marLeft w:val="0"/>
              <w:marRight w:val="0"/>
              <w:marTop w:val="0"/>
              <w:marBottom w:val="0"/>
              <w:divBdr>
                <w:top w:val="none" w:sz="0" w:space="0" w:color="auto"/>
                <w:left w:val="none" w:sz="0" w:space="0" w:color="auto"/>
                <w:bottom w:val="none" w:sz="0" w:space="0" w:color="auto"/>
                <w:right w:val="none" w:sz="0" w:space="0" w:color="auto"/>
              </w:divBdr>
            </w:div>
            <w:div w:id="12238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8424">
      <w:bodyDiv w:val="1"/>
      <w:marLeft w:val="0"/>
      <w:marRight w:val="0"/>
      <w:marTop w:val="0"/>
      <w:marBottom w:val="0"/>
      <w:divBdr>
        <w:top w:val="none" w:sz="0" w:space="0" w:color="auto"/>
        <w:left w:val="none" w:sz="0" w:space="0" w:color="auto"/>
        <w:bottom w:val="none" w:sz="0" w:space="0" w:color="auto"/>
        <w:right w:val="none" w:sz="0" w:space="0" w:color="auto"/>
      </w:divBdr>
      <w:divsChild>
        <w:div w:id="1091775954">
          <w:marLeft w:val="0"/>
          <w:marRight w:val="0"/>
          <w:marTop w:val="0"/>
          <w:marBottom w:val="0"/>
          <w:divBdr>
            <w:top w:val="none" w:sz="0" w:space="0" w:color="auto"/>
            <w:left w:val="none" w:sz="0" w:space="0" w:color="auto"/>
            <w:bottom w:val="none" w:sz="0" w:space="0" w:color="auto"/>
            <w:right w:val="none" w:sz="0" w:space="0" w:color="auto"/>
          </w:divBdr>
          <w:divsChild>
            <w:div w:id="153893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92828">
      <w:bodyDiv w:val="1"/>
      <w:marLeft w:val="0"/>
      <w:marRight w:val="0"/>
      <w:marTop w:val="0"/>
      <w:marBottom w:val="0"/>
      <w:divBdr>
        <w:top w:val="none" w:sz="0" w:space="0" w:color="auto"/>
        <w:left w:val="none" w:sz="0" w:space="0" w:color="auto"/>
        <w:bottom w:val="none" w:sz="0" w:space="0" w:color="auto"/>
        <w:right w:val="none" w:sz="0" w:space="0" w:color="auto"/>
      </w:divBdr>
      <w:divsChild>
        <w:div w:id="1034160709">
          <w:marLeft w:val="0"/>
          <w:marRight w:val="0"/>
          <w:marTop w:val="0"/>
          <w:marBottom w:val="0"/>
          <w:divBdr>
            <w:top w:val="none" w:sz="0" w:space="0" w:color="auto"/>
            <w:left w:val="none" w:sz="0" w:space="0" w:color="auto"/>
            <w:bottom w:val="none" w:sz="0" w:space="0" w:color="auto"/>
            <w:right w:val="none" w:sz="0" w:space="0" w:color="auto"/>
          </w:divBdr>
          <w:divsChild>
            <w:div w:id="1141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0512">
      <w:bodyDiv w:val="1"/>
      <w:marLeft w:val="0"/>
      <w:marRight w:val="0"/>
      <w:marTop w:val="0"/>
      <w:marBottom w:val="0"/>
      <w:divBdr>
        <w:top w:val="none" w:sz="0" w:space="0" w:color="auto"/>
        <w:left w:val="none" w:sz="0" w:space="0" w:color="auto"/>
        <w:bottom w:val="none" w:sz="0" w:space="0" w:color="auto"/>
        <w:right w:val="none" w:sz="0" w:space="0" w:color="auto"/>
      </w:divBdr>
      <w:divsChild>
        <w:div w:id="99879686">
          <w:marLeft w:val="0"/>
          <w:marRight w:val="0"/>
          <w:marTop w:val="0"/>
          <w:marBottom w:val="0"/>
          <w:divBdr>
            <w:top w:val="none" w:sz="0" w:space="0" w:color="auto"/>
            <w:left w:val="none" w:sz="0" w:space="0" w:color="auto"/>
            <w:bottom w:val="none" w:sz="0" w:space="0" w:color="auto"/>
            <w:right w:val="none" w:sz="0" w:space="0" w:color="auto"/>
          </w:divBdr>
          <w:divsChild>
            <w:div w:id="213273835">
              <w:marLeft w:val="0"/>
              <w:marRight w:val="0"/>
              <w:marTop w:val="0"/>
              <w:marBottom w:val="0"/>
              <w:divBdr>
                <w:top w:val="none" w:sz="0" w:space="0" w:color="auto"/>
                <w:left w:val="none" w:sz="0" w:space="0" w:color="auto"/>
                <w:bottom w:val="none" w:sz="0" w:space="0" w:color="auto"/>
                <w:right w:val="none" w:sz="0" w:space="0" w:color="auto"/>
              </w:divBdr>
            </w:div>
            <w:div w:id="820387737">
              <w:marLeft w:val="0"/>
              <w:marRight w:val="0"/>
              <w:marTop w:val="0"/>
              <w:marBottom w:val="0"/>
              <w:divBdr>
                <w:top w:val="none" w:sz="0" w:space="0" w:color="auto"/>
                <w:left w:val="none" w:sz="0" w:space="0" w:color="auto"/>
                <w:bottom w:val="none" w:sz="0" w:space="0" w:color="auto"/>
                <w:right w:val="none" w:sz="0" w:space="0" w:color="auto"/>
              </w:divBdr>
            </w:div>
            <w:div w:id="1294093404">
              <w:marLeft w:val="0"/>
              <w:marRight w:val="0"/>
              <w:marTop w:val="0"/>
              <w:marBottom w:val="0"/>
              <w:divBdr>
                <w:top w:val="none" w:sz="0" w:space="0" w:color="auto"/>
                <w:left w:val="none" w:sz="0" w:space="0" w:color="auto"/>
                <w:bottom w:val="none" w:sz="0" w:space="0" w:color="auto"/>
                <w:right w:val="none" w:sz="0" w:space="0" w:color="auto"/>
              </w:divBdr>
            </w:div>
            <w:div w:id="19986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omments" Target="comments.xml"/><Relationship Id="rId26" Type="http://schemas.openxmlformats.org/officeDocument/2006/relationships/image" Target="media/image15.png"/><Relationship Id="rId39" Type="http://schemas.openxmlformats.org/officeDocument/2006/relationships/image" Target="media/image28.png"/><Relationship Id="rId21" Type="http://schemas.microsoft.com/office/2018/08/relationships/commentsExtensible" Target="commentsExtensible.xm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microsoft.com/office/2011/relationships/commentsExtended" Target="commentsExtended.xml"/><Relationship Id="rId31" Type="http://schemas.openxmlformats.org/officeDocument/2006/relationships/image" Target="media/image20.png"/><Relationship Id="rId44" Type="http://schemas.openxmlformats.org/officeDocument/2006/relationships/image" Target="media/image33.png"/><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microsoft.com/office/2016/09/relationships/commentsIds" Target="commentsIds.xml"/><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mpeiro@eln.upv.es" TargetMode="External"/><Relationship Id="rId1" Type="http://schemas.openxmlformats.org/officeDocument/2006/relationships/image" Target="media/image3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38C3C-32CD-41D3-90CE-7C94E3F6E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23</Pages>
  <Words>3817</Words>
  <Characters>20999</Characters>
  <Application>Microsoft Office Word</Application>
  <DocSecurity>0</DocSecurity>
  <Lines>174</Lines>
  <Paragraphs>49</Paragraphs>
  <ScaleCrop>false</ScaleCrop>
  <Company/>
  <LinksUpToDate>false</LinksUpToDate>
  <CharactersWithSpaces>24767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Operativos en Tiempo Real (RTOS) UCOS-II  PRÁCTICAS ETSIT_UPV</dc:title>
  <dc:subject/>
  <dc:creator>Marcos Antonio</dc:creator>
  <cp:keywords/>
  <dc:description/>
  <cp:lastModifiedBy>Marcos Antonio Martínez Peiró</cp:lastModifiedBy>
  <cp:revision>3</cp:revision>
  <cp:lastPrinted>2025-12-10T11:51:00Z</cp:lastPrinted>
  <dcterms:created xsi:type="dcterms:W3CDTF">2026-03-10T11:31:00Z</dcterms:created>
  <dcterms:modified xsi:type="dcterms:W3CDTF">2026-03-11T09:24:00Z</dcterms:modified>
</cp:coreProperties>
</file>